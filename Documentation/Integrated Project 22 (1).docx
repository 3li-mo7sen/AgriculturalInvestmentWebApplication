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 w:lineRule="auto"/>
        <w:ind w:left="1495" w:right="1495" w:firstLine="0"/>
        <w:jc w:val="center"/>
        <w:rPr>
          <w:b w:val="1"/>
          <w:bCs w:val="1"/>
        </w:rPr>
      </w:pPr>
      <w:r w:rsidDel="00000000" w:rsidR="00000000" w:rsidRPr="00000000">
        <w:rPr>
          <w:b w:val="1"/>
          <w:bCs w:val="1"/>
          <w:rtl w:val="0"/>
        </w:rPr>
        <w:t xml:space="preserve">Luxor University</w:t>
      </w:r>
      <w:r w:rsidDel="00000000" w:rsidR="00000000" w:rsidRPr="00000000">
        <w:drawing>
          <wp:anchor allowOverlap="1" behindDoc="0" distB="0" distT="0" distL="0" distR="0" hidden="0" layoutInCell="1" locked="0" relativeHeight="0" simplePos="0">
            <wp:simplePos x="0" y="0"/>
            <wp:positionH relativeFrom="column">
              <wp:posOffset>131065</wp:posOffset>
            </wp:positionH>
            <wp:positionV relativeFrom="paragraph">
              <wp:posOffset>-227431</wp:posOffset>
            </wp:positionV>
            <wp:extent cx="994152" cy="848360"/>
            <wp:effectExtent b="0" l="0" r="0" t="0"/>
            <wp:wrapNone/>
            <wp:docPr id="2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994152" cy="8483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5586095</wp:posOffset>
            </wp:positionH>
            <wp:positionV relativeFrom="paragraph">
              <wp:posOffset>-287638</wp:posOffset>
            </wp:positionV>
            <wp:extent cx="690879" cy="971550"/>
            <wp:effectExtent b="0" l="0" r="0" t="0"/>
            <wp:wrapNone/>
            <wp:docPr id="24"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690879" cy="971550"/>
                    </a:xfrm>
                    <a:prstGeom prst="rect"/>
                    <a:ln/>
                  </pic:spPr>
                </pic:pic>
              </a:graphicData>
            </a:graphic>
          </wp:anchor>
        </w:drawing>
      </w:r>
    </w:p>
    <w:p w:rsidR="00000000" w:rsidDel="00000000" w:rsidP="00000000" w:rsidRDefault="00000000" w:rsidRPr="00000000" w14:paraId="00000003">
      <w:pPr>
        <w:spacing w:before="181" w:lineRule="auto"/>
        <w:ind w:left="1495" w:right="1495" w:firstLine="0"/>
        <w:jc w:val="center"/>
        <w:rPr>
          <w:b w:val="1"/>
          <w:bCs w:val="1"/>
        </w:rPr>
      </w:pPr>
      <w:r w:rsidDel="00000000" w:rsidR="00000000" w:rsidRPr="00000000">
        <w:rPr>
          <w:b w:val="1"/>
          <w:bCs w:val="1"/>
          <w:rtl w:val="0"/>
        </w:rPr>
        <w:t xml:space="preserve">Faculty of Computers &amp; Information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bidi w:val="1"/>
        <w:ind w:left="371" w:firstLine="0"/>
        <w:rPr>
          <w:b w:val="1"/>
          <w:bCs w:val="1"/>
        </w:rPr>
      </w:pPr>
      <w:r w:rsidDel="00000000" w:rsidR="00000000" w:rsidRPr="00000000">
        <w:rPr>
          <w:b w:val="1"/>
          <w:bCs w:val="1"/>
          <w:color w:val="528134"/>
          <w:rtl w:val="1"/>
        </w:rPr>
        <w:t xml:space="preserve">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2072005</wp:posOffset>
            </wp:positionH>
            <wp:positionV relativeFrom="paragraph">
              <wp:posOffset>8255</wp:posOffset>
            </wp:positionV>
            <wp:extent cx="2256790" cy="1468755"/>
            <wp:effectExtent b="0" l="0" r="0" t="0"/>
            <wp:wrapNone/>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256790" cy="1468755"/>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center"/>
        <w:rPr>
          <w:rFonts w:ascii="Arial Black" w:cs="Arial Black" w:eastAsia="Arial Black" w:hAnsi="Arial Black"/>
          <w:b w:val="0"/>
          <w:bCs w:val="0"/>
          <w:i w:val="0"/>
          <w:iCs w:val="0"/>
          <w:smallCaps w:val="0"/>
          <w:strike w:val="0"/>
          <w:color w:val="000000"/>
          <w:sz w:val="52"/>
          <w:szCs w:val="5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52"/>
          <w:szCs w:val="52"/>
          <w:u w:val="none"/>
          <w:shd w:fill="auto" w:val="clear"/>
          <w:vertAlign w:val="baseline"/>
          <w:rtl w:val="0"/>
        </w:rPr>
        <w:t xml:space="preserve">Agri-Pro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Agricultural Investment, Market and Management System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ind w:left="1495" w:right="1495" w:firstLine="0"/>
        <w:jc w:val="center"/>
        <w:rPr>
          <w:b w:val="1"/>
          <w:bCs w:val="1"/>
          <w:sz w:val="28"/>
          <w:szCs w:val="28"/>
        </w:rPr>
      </w:pPr>
      <w:r w:rsidDel="00000000" w:rsidR="00000000" w:rsidRPr="00000000">
        <w:rPr>
          <w:b w:val="1"/>
          <w:bCs w:val="1"/>
          <w:sz w:val="28"/>
          <w:szCs w:val="28"/>
          <w:rtl w:val="0"/>
        </w:rPr>
        <w:t xml:space="preserve">UNDER SUPERVISION</w:t>
      </w:r>
    </w:p>
    <w:p w:rsidR="00000000" w:rsidDel="00000000" w:rsidP="00000000" w:rsidRDefault="00000000" w:rsidRPr="00000000" w14:paraId="00000015">
      <w:pPr>
        <w:spacing w:before="185" w:line="362" w:lineRule="auto"/>
        <w:ind w:left="2661" w:right="2659" w:firstLine="0"/>
        <w:jc w:val="center"/>
        <w:rPr>
          <w:sz w:val="32"/>
          <w:szCs w:val="32"/>
        </w:rPr>
      </w:pPr>
      <w:r w:rsidDel="00000000" w:rsidR="00000000" w:rsidRPr="00000000">
        <w:rPr>
          <w:sz w:val="32"/>
          <w:szCs w:val="32"/>
          <w:rtl w:val="0"/>
        </w:rPr>
        <w:t xml:space="preserve">Dr. Bassem Abdelatty Eldeeb Eng. Abdelrahim Alsadiq</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ind w:left="1495" w:right="1495" w:firstLine="0"/>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38"/>
          <w:tab w:val="left" w:leader="none" w:pos="7559"/>
        </w:tabs>
        <w:spacing w:after="0" w:before="186" w:line="240" w:lineRule="auto"/>
        <w:ind w:left="1238" w:right="0" w:hanging="157.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Ali Mohsen</w:t>
        <w:tab/>
        <w:t xml:space="preserve">- Maram Mahmoud </w:t>
      </w:r>
    </w:p>
    <w:p w:rsidR="00000000" w:rsidDel="00000000" w:rsidP="00000000" w:rsidRDefault="00000000" w:rsidRPr="00000000" w14:paraId="0000001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38"/>
          <w:tab w:val="left" w:leader="none" w:pos="7559"/>
        </w:tabs>
        <w:spacing w:after="0" w:before="183" w:line="240" w:lineRule="auto"/>
        <w:ind w:left="1238" w:right="0" w:hanging="157.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Abo Elfadl Ramadan</w:t>
        <w:tab/>
        <w:t xml:space="preserve">- Mayar Mohamed</w:t>
      </w:r>
    </w:p>
    <w:p w:rsidR="00000000" w:rsidDel="00000000" w:rsidP="00000000" w:rsidRDefault="00000000" w:rsidRPr="00000000" w14:paraId="0000001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38"/>
          <w:tab w:val="left" w:leader="none" w:pos="7559"/>
        </w:tabs>
        <w:spacing w:after="0" w:before="184" w:line="240" w:lineRule="auto"/>
        <w:ind w:left="1238" w:right="0" w:hanging="157.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Mohamed Salah</w:t>
        <w:tab/>
        <w:t xml:space="preserve">- Fatma Hassan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ind w:left="1495" w:right="1495" w:firstLine="0"/>
        <w:jc w:val="center"/>
        <w:rPr>
          <w:sz w:val="26"/>
          <w:szCs w:val="26"/>
        </w:rPr>
        <w:sectPr>
          <w:headerReference r:id="rId9" w:type="default"/>
          <w:footerReference r:id="rId10" w:type="default"/>
          <w:footerReference r:id="rId11" w:type="first"/>
          <w:pgSz w:h="15840" w:w="12240" w:orient="portrait"/>
          <w:pgMar w:bottom="1200" w:top="1440" w:left="1080" w:right="1080" w:header="0" w:footer="1009"/>
          <w:pgNumType w:start="0"/>
          <w:titlePg w:val="1"/>
        </w:sectPr>
      </w:pPr>
      <w:r w:rsidDel="00000000" w:rsidR="00000000" w:rsidRPr="00000000">
        <w:rPr>
          <w:sz w:val="26"/>
          <w:szCs w:val="26"/>
          <w:rtl w:val="0"/>
        </w:rPr>
        <w:t xml:space="preserve">2026</w:t>
      </w:r>
    </w:p>
    <w:p w:rsidR="00000000" w:rsidDel="00000000" w:rsidP="00000000" w:rsidRDefault="00000000" w:rsidRPr="00000000" w14:paraId="0000001F">
      <w:pPr>
        <w:pStyle w:val="Heading3"/>
        <w:ind w:firstLine="360"/>
        <w:rPr>
          <w:rFonts w:ascii="Arimo" w:cs="Arimo" w:eastAsia="Arimo" w:hAnsi="Arimo"/>
        </w:rPr>
      </w:pPr>
      <w:bookmarkStart w:colFirst="0" w:colLast="0" w:name="_8bdvjyh3b8mt" w:id="0"/>
      <w:bookmarkEnd w:id="0"/>
      <w:r w:rsidDel="00000000" w:rsidR="00000000" w:rsidRPr="00000000">
        <w:rPr>
          <w:rFonts w:ascii="Arimo" w:cs="Arimo" w:eastAsia="Arimo" w:hAnsi="Arimo"/>
          <w:sz w:val="36"/>
          <w:szCs w:val="36"/>
          <w:rtl w:val="0"/>
        </w:rPr>
        <w:t xml:space="preserve">Abstract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ind w:left="1080" w:firstLine="0"/>
        <w:rPr>
          <w:b w:val="0"/>
          <w:bCs w:val="0"/>
          <w:sz w:val="22"/>
          <w:szCs w:val="22"/>
        </w:rPr>
      </w:pPr>
      <w:bookmarkStart w:colFirst="0" w:colLast="0" w:name="_5bq0vuroa2en" w:id="1"/>
      <w:bookmarkEnd w:id="1"/>
      <w:r w:rsidDel="00000000" w:rsidR="00000000" w:rsidRPr="00000000">
        <w:rPr>
          <w:b w:val="0"/>
          <w:bCs w:val="0"/>
          <w:sz w:val="22"/>
          <w:szCs w:val="22"/>
          <w:rtl w:val="0"/>
        </w:rPr>
        <w:t xml:space="preserve">The Agricultural Investment Platform is a web-based digital solution designed to address major challenges in Egypt’s agricultural investment sector, including fragmented funding processes, limited transparency, weak stakeholder coordination, and the absence of structured project monitoring mechanisms. The platform provides a reliable and organized environment that supports agricultural investment activities and improves collaboration between farmers and investors throughout the investment lifecycle.</w:t>
      </w:r>
    </w:p>
    <w:p w:rsidR="00000000" w:rsidDel="00000000" w:rsidP="00000000" w:rsidRDefault="00000000" w:rsidRPr="00000000" w14:paraId="00000022">
      <w:pPr>
        <w:pStyle w:val="Heading3"/>
        <w:ind w:left="1080" w:firstLine="0"/>
        <w:rPr>
          <w:b w:val="0"/>
          <w:bCs w:val="0"/>
          <w:sz w:val="22"/>
          <w:szCs w:val="22"/>
        </w:rPr>
      </w:pPr>
      <w:r w:rsidDel="00000000" w:rsidR="00000000" w:rsidRPr="00000000">
        <w:rPr>
          <w:rtl w:val="0"/>
        </w:rPr>
      </w:r>
    </w:p>
    <w:p w:rsidR="00000000" w:rsidDel="00000000" w:rsidP="00000000" w:rsidRDefault="00000000" w:rsidRPr="00000000" w14:paraId="00000023">
      <w:pPr>
        <w:pStyle w:val="Heading3"/>
        <w:ind w:left="1080" w:firstLine="0"/>
        <w:rPr>
          <w:b w:val="0"/>
          <w:bCs w:val="0"/>
          <w:sz w:val="22"/>
          <w:szCs w:val="22"/>
        </w:rPr>
      </w:pPr>
      <w:r w:rsidDel="00000000" w:rsidR="00000000" w:rsidRPr="00000000">
        <w:rPr>
          <w:b w:val="0"/>
          <w:bCs w:val="0"/>
          <w:sz w:val="22"/>
          <w:szCs w:val="22"/>
          <w:rtl w:val="0"/>
        </w:rPr>
        <w:t xml:space="preserve">The system focuses primarily on investment operations by enabling farmers to present agricultural projects and investment opportunities in a clear and transparent manner. Investors can review project information, monitor implementation progress, evaluate expected outcomes, and make informed decisions based on verified and accessible data. The platform also supports investment tracking, financial reporting, documentation management, contract organization, and performance monitoring, contributing to improved accountability and stronger trust between all participating parties.</w:t>
      </w:r>
    </w:p>
    <w:p w:rsidR="00000000" w:rsidDel="00000000" w:rsidP="00000000" w:rsidRDefault="00000000" w:rsidRPr="00000000" w14:paraId="00000024">
      <w:pPr>
        <w:pStyle w:val="Heading3"/>
        <w:ind w:left="1080" w:firstLine="0"/>
        <w:rPr>
          <w:b w:val="0"/>
          <w:bCs w:val="0"/>
          <w:sz w:val="22"/>
          <w:szCs w:val="22"/>
        </w:rPr>
      </w:pPr>
      <w:r w:rsidDel="00000000" w:rsidR="00000000" w:rsidRPr="00000000">
        <w:rPr>
          <w:rtl w:val="0"/>
        </w:rPr>
      </w:r>
    </w:p>
    <w:p w:rsidR="00000000" w:rsidDel="00000000" w:rsidP="00000000" w:rsidRDefault="00000000" w:rsidRPr="00000000" w14:paraId="00000025">
      <w:pPr>
        <w:pStyle w:val="Heading3"/>
        <w:ind w:left="1080" w:firstLine="0"/>
        <w:rPr>
          <w:b w:val="0"/>
          <w:bCs w:val="0"/>
          <w:sz w:val="22"/>
          <w:szCs w:val="22"/>
        </w:rPr>
      </w:pPr>
      <w:r w:rsidDel="00000000" w:rsidR="00000000" w:rsidRPr="00000000">
        <w:rPr>
          <w:b w:val="0"/>
          <w:bCs w:val="0"/>
          <w:sz w:val="22"/>
          <w:szCs w:val="22"/>
          <w:rtl w:val="0"/>
        </w:rPr>
        <w:t xml:space="preserve">The platform mainly serves farmers and investors, while governmental organizations, agricultural institutions, and industry experts benefit from verified data and analytical insights that support planning and sustainable agricultural development initiatives. The system boundaries exclude logistics services, agricultural marketplaces, and fully automated farming operations. Developed using React.js and Node.js with Express.js, the platform represents a modern digital approach for organizing agricultural investment in EgyptTABLE OF CONTENTS</w:t>
      </w:r>
    </w:p>
    <w:p w:rsidR="00000000" w:rsidDel="00000000" w:rsidP="00000000" w:rsidRDefault="00000000" w:rsidRPr="00000000" w14:paraId="00000026">
      <w:pPr>
        <w:pStyle w:val="Heading3"/>
        <w:ind w:left="1080" w:firstLine="0"/>
        <w:rPr>
          <w:b w:val="0"/>
          <w:bCs w:val="0"/>
          <w:sz w:val="22"/>
          <w:szCs w:val="22"/>
        </w:rPr>
      </w:pPr>
      <w:bookmarkStart w:colFirst="0" w:colLast="0" w:name="_crcy0ypz7ykc" w:id="2"/>
      <w:bookmarkEnd w:id="2"/>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sectPr>
          <w:type w:val="nextPage"/>
          <w:pgSz w:h="15840" w:w="12240" w:orient="portrait"/>
          <w:pgMar w:bottom="1200" w:top="1540" w:left="1080" w:right="1080" w:header="0" w:footer="1009"/>
        </w:sectPr>
      </w:pPr>
      <w:r w:rsidDel="00000000" w:rsidR="00000000" w:rsidRPr="00000000">
        <w:rPr>
          <w:rtl w:val="0"/>
        </w:rPr>
      </w:r>
    </w:p>
    <w:p w:rsidR="00000000" w:rsidDel="00000000" w:rsidP="00000000" w:rsidRDefault="00000000" w:rsidRPr="00000000" w14:paraId="00000028">
      <w:pPr>
        <w:pStyle w:val="Heading3"/>
        <w:ind w:firstLine="360"/>
        <w:rPr/>
      </w:pPr>
      <w:bookmarkStart w:colFirst="0" w:colLast="0" w:name="_8ubgh9o0b4ud" w:id="3"/>
      <w:bookmarkEnd w:id="3"/>
      <w:r w:rsidDel="00000000" w:rsidR="00000000" w:rsidRPr="00000000">
        <w:rPr>
          <w:rtl w:val="0"/>
        </w:rPr>
        <w:t xml:space="preserve">TABLE OF CONTENTS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9"/>
        </w:tabs>
        <w:spacing w:after="0" w:before="31"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b4psm2o0fk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r>
      </w:hyperlink>
      <w:hyperlink w:anchor="_b4psm2o0fk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b4psm2o0fk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9"/>
        </w:tabs>
        <w:spacing w:after="0" w:before="123"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8ubgh9o0b4u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8ubgh9o0b4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8ubgh9o0b4u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9"/>
        </w:tabs>
        <w:spacing w:after="0" w:before="121"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 1 SYSTEM OVERVIEW</w:t>
      </w:r>
      <w:r w:rsidDel="00000000" w:rsidR="00000000" w:rsidRPr="00000000">
        <w:rPr>
          <w:rFonts w:ascii="Calibri" w:cs="Calibri" w:eastAsia="Calibri" w:hAnsi="Calibri"/>
          <w:b w:val="0"/>
          <w:bCs w:val="0"/>
          <w:i w:val="0"/>
          <w:iCs w:val="0"/>
          <w:smallCaps w:val="0"/>
          <w:strike w:val="0"/>
          <w:color w:val="0469d0"/>
          <w:sz w:val="22"/>
          <w:szCs w:val="22"/>
          <w:u w:val="none"/>
          <w:shd w:fill="auto" w:val="clear"/>
          <w:vertAlign w:val="baseline"/>
          <w:rtl w:val="0"/>
        </w:rPr>
        <w:tab/>
      </w:r>
      <w:r w:rsidDel="00000000" w:rsidR="00000000" w:rsidRPr="00000000">
        <w:rPr>
          <w:rFonts w:ascii="Calibri" w:cs="Calibri" w:eastAsia="Calibri" w:hAnsi="Calibri"/>
          <w:b w:val="1"/>
          <w:bCs w:val="1"/>
          <w:rtl w:val="0"/>
        </w:rPr>
        <w:t xml:space="preserve">3</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9734.0" w:type="dxa"/>
        <w:jc w:val="left"/>
        <w:tblInd w:w="317.0" w:type="dxa"/>
        <w:tblLayout w:type="fixed"/>
        <w:tblLook w:val="0000"/>
      </w:tblPr>
      <w:tblGrid>
        <w:gridCol w:w="958"/>
        <w:gridCol w:w="6361"/>
        <w:gridCol w:w="2415"/>
        <w:tblGridChange w:id="0">
          <w:tblGrid>
            <w:gridCol w:w="958"/>
            <w:gridCol w:w="6361"/>
            <w:gridCol w:w="2415"/>
          </w:tblGrid>
        </w:tblGridChange>
      </w:tblGrid>
      <w:tr>
        <w:trPr>
          <w:cantSplit w:val="0"/>
          <w:trHeight w:val="276" w:hRule="atLeast"/>
          <w:tblHeader w:val="0"/>
        </w:trPr>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24"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2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MOTIVATION</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24"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w:t>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7</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OBJECTIVES AND SCOPE</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8</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AUDIENCE AND EXPECTED IMPACT</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8</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2 RELATED WORKS</w:t>
            </w: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11</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EXISTING SYSTEMS</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12</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&amp; LIMITATIONS</w:t>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15</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JUSTIFICATION FOR THE PROPOSED SYSTEM</w:t>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18</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3 SYSTEM REQUIREMENTS &amp; TECHNIQUE</w:t>
            </w:r>
            <w:r w:rsidDel="00000000" w:rsidR="00000000" w:rsidRPr="00000000">
              <w:rPr>
                <w:rtl w:val="0"/>
              </w:rPr>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21</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REQUIREMENTS</w:t>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22</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w:t>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22</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24</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TECHNIQUES AND TOOLS</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25</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4 PROPOSED SYSTEM &amp; METHODOLOGY</w:t>
            </w: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28</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USE CASE DIAGRAM</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29</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 DESCRIPTION (USE CASE SCENARIO)</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32</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ARCHITECTURE</w:t>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32</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DATAFLOW DIAGRAMS</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38</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 DIAGRAM (LEVEL 0)</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39</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DATAFLOW DIAGRAM (LEVEL 1)</w:t>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41</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DIAGRAM</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45</w:t>
            </w: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DIAGRAMS</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46</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ns w:author="Maram Mahmoud" w:id="0" w:date="2026-05-01T16:47:33Z"/>
                <w:rFonts w:ascii="Calibri" w:cs="Calibri" w:eastAsia="Calibri" w:hAnsi="Calibri"/>
                <w:rPrChange w:author="Maram Mahmoud" w:id="1" w:date="2026-05-01T16:47:33Z">
                  <w:rPr>
                    <w:rFonts w:ascii="Calibri" w:cs="Calibri" w:eastAsia="Calibri" w:hAnsi="Calibri"/>
                    <w:b w:val="0"/>
                    <w:bCs w:val="0"/>
                    <w:i w:val="0"/>
                    <w:iCs w:val="0"/>
                    <w:smallCaps w:val="0"/>
                    <w:strike w:val="0"/>
                    <w:color w:val="000000"/>
                    <w:sz w:val="22"/>
                    <w:szCs w:val="22"/>
                    <w:u w:val="none"/>
                    <w:shd w:fill="auto" w:val="clear"/>
                    <w:vertAlign w:val="baseline"/>
                  </w:rPr>
                </w:rPrChang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 DIAGRAM</w:t>
            </w:r>
            <w:ins w:author="Maram Mahmoud" w:id="0" w:date="2026-05-01T16:47:33Z">
              <w:r w:rsidDel="00000000" w:rsidR="00000000" w:rsidRPr="00000000">
                <w:rPr>
                  <w:rtl w:val="0"/>
                </w:rPr>
              </w:r>
            </w:ins>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rPrChange w:author="Maram Mahmoud" w:id="1" w:date="2026-05-01T16:47:33Z">
                  <w:rPr>
                    <w:rFonts w:ascii="Calibri" w:cs="Calibri" w:eastAsia="Calibri" w:hAnsi="Calibri"/>
                    <w:b w:val="0"/>
                    <w:bCs w:val="0"/>
                    <w:i w:val="0"/>
                    <w:iCs w:val="0"/>
                    <w:smallCaps w:val="0"/>
                    <w:strike w:val="0"/>
                    <w:color w:val="000000"/>
                    <w:sz w:val="22"/>
                    <w:szCs w:val="22"/>
                    <w:u w:val="none"/>
                    <w:shd w:fill="auto" w:val="clear"/>
                    <w:vertAlign w:val="baseline"/>
                  </w:rPr>
                </w:rPrChange>
              </w:rPr>
            </w:pPr>
            <w:r w:rsidDel="00000000" w:rsidR="00000000" w:rsidRPr="00000000">
              <w:rPr>
                <w:rtl w:val="0"/>
              </w:rPr>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47</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5 CONCLUSIONS &amp; FUTURE WORK</w:t>
            </w:r>
            <w:r w:rsidDel="00000000" w:rsidR="00000000" w:rsidRPr="00000000">
              <w:rPr>
                <w:rtl w:val="0"/>
              </w:rPr>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48</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CONCLUSIONS</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4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49</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53" w:line="244"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53"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WORK</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53" w:line="244" w:lineRule="auto"/>
              <w:ind w:left="0" w:right="4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50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53" w:line="244"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w:t>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53"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w:t>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53" w:line="244" w:lineRule="auto"/>
              <w:ind w:left="0" w:right="4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53</w:t>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720" w:top="720" w:left="720" w:right="720" w:header="0" w:footer="1009"/>
        </w:sectPr>
      </w:pPr>
      <w:r w:rsidDel="00000000" w:rsidR="00000000" w:rsidRPr="00000000">
        <w:rPr>
          <w:rtl w:val="0"/>
        </w:rPr>
      </w:r>
    </w:p>
    <w:p w:rsidR="00000000" w:rsidDel="00000000" w:rsidP="00000000" w:rsidRDefault="00000000" w:rsidRPr="00000000" w14:paraId="00000083">
      <w:pPr>
        <w:tabs>
          <w:tab w:val="left" w:leader="none" w:pos="1239"/>
          <w:tab w:val="right" w:leader="none" w:pos="9709"/>
        </w:tabs>
        <w:spacing w:before="28" w:lineRule="auto"/>
        <w:ind w:left="580" w:firstLine="0"/>
        <w:rPr/>
      </w:pPr>
      <w:r w:rsidDel="00000000" w:rsidR="00000000" w:rsidRPr="00000000">
        <w:rPr>
          <w:rtl w:val="0"/>
        </w:rPr>
        <w:tab/>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ind w:firstLine="1495"/>
        <w:rPr/>
      </w:pPr>
      <w:r w:rsidDel="00000000" w:rsidR="00000000" w:rsidRPr="00000000">
        <w:rPr>
          <w:color w:val="0d0d0d"/>
          <w:rtl w:val="0"/>
        </w:rPr>
        <w:t xml:space="preserve">CHAPTER 1</w:t>
      </w:r>
      <w:r w:rsidDel="00000000" w:rsidR="00000000" w:rsidRPr="00000000">
        <w:rPr>
          <w:rtl w:val="0"/>
        </w:rPr>
      </w:r>
    </w:p>
    <w:p w:rsidR="00000000" w:rsidDel="00000000" w:rsidP="00000000" w:rsidRDefault="00000000" w:rsidRPr="00000000" w14:paraId="0000008B">
      <w:pPr>
        <w:pStyle w:val="Heading2"/>
        <w:ind w:firstLine="1495"/>
        <w:rPr/>
        <w:sectPr>
          <w:type w:val="nextPage"/>
          <w:pgSz w:h="15840" w:w="12240" w:orient="portrait"/>
          <w:pgMar w:bottom="1200" w:top="1820" w:left="1080" w:right="1080" w:header="0" w:footer="1009"/>
        </w:sectPr>
      </w:pPr>
      <w:r w:rsidDel="00000000" w:rsidR="00000000" w:rsidRPr="00000000">
        <w:rPr>
          <w:color w:val="0d0d0d"/>
          <w:rtl w:val="0"/>
        </w:rPr>
        <w:t xml:space="preserve">SYSTEM OVERVIEW</w:t>
      </w:r>
      <w:r w:rsidDel="00000000" w:rsidR="00000000" w:rsidRPr="00000000">
        <w:rPr>
          <w:rtl w:val="0"/>
        </w:rPr>
      </w:r>
    </w:p>
    <w:p w:rsidR="00000000" w:rsidDel="00000000" w:rsidP="00000000" w:rsidRDefault="00000000" w:rsidRPr="00000000" w14:paraId="0000008C">
      <w:pPr>
        <w:numPr>
          <w:ilvl w:val="1"/>
          <w:numId w:val="11"/>
        </w:numPr>
        <w:tabs>
          <w:tab w:val="left" w:leader="none" w:pos="1079"/>
        </w:tabs>
        <w:spacing w:before="80" w:lineRule="auto"/>
        <w:ind w:left="1079" w:hanging="719"/>
        <w:rPr>
          <w:rFonts w:ascii="Arial" w:cs="Arial" w:eastAsia="Arial" w:hAnsi="Arial"/>
          <w:b w:val="1"/>
          <w:bCs w:val="1"/>
          <w:sz w:val="26"/>
          <w:szCs w:val="26"/>
        </w:rPr>
      </w:pPr>
      <w:r w:rsidDel="00000000" w:rsidR="00000000" w:rsidRPr="00000000">
        <w:rPr>
          <w:rFonts w:ascii="Arimo" w:cs="Arimo" w:eastAsia="Arimo" w:hAnsi="Arimo"/>
          <w:b w:val="1"/>
          <w:bCs w:val="1"/>
          <w:sz w:val="36"/>
          <w:szCs w:val="36"/>
          <w:rtl w:val="0"/>
        </w:rPr>
        <w:t xml:space="preserve">Motivation</w:t>
      </w:r>
      <w:r w:rsidDel="00000000" w:rsidR="00000000" w:rsidRPr="00000000">
        <w:rPr>
          <w:rtl w:val="0"/>
        </w:rPr>
      </w:r>
    </w:p>
    <w:p w:rsidR="00000000" w:rsidDel="00000000" w:rsidP="00000000" w:rsidRDefault="00000000" w:rsidRPr="00000000" w14:paraId="0000008D">
      <w:pPr>
        <w:spacing w:before="183" w:lineRule="auto"/>
        <w:ind w:left="1080" w:firstLine="0"/>
        <w:rPr/>
      </w:pPr>
      <w:r w:rsidDel="00000000" w:rsidR="00000000" w:rsidRPr="00000000">
        <w:rPr>
          <w:rtl w:val="0"/>
        </w:rPr>
        <w:t xml:space="preserve">The agricultural sector represents a fundamental component of the Egyptian economy, contributing significantly to national income and providing employment opportunities for a large segment of the population, particularly within rural communities. In addition to its economic contribution, the sector plays a critical role in supporting food security and promoting sustainable development. Despite its strategic importance, agricultural investment in Egypt remains relatively limited and lacks the level of organization and transparency required to attract wider investor participation.</w:t>
      </w:r>
    </w:p>
    <w:p w:rsidR="00000000" w:rsidDel="00000000" w:rsidP="00000000" w:rsidRDefault="00000000" w:rsidRPr="00000000" w14:paraId="0000008E">
      <w:pPr>
        <w:spacing w:before="183" w:lineRule="auto"/>
        <w:ind w:left="1080" w:firstLine="0"/>
        <w:rPr/>
      </w:pPr>
      <w:r w:rsidDel="00000000" w:rsidR="00000000" w:rsidRPr="00000000">
        <w:rPr>
          <w:rtl w:val="0"/>
        </w:rPr>
      </w:r>
    </w:p>
    <w:p w:rsidR="00000000" w:rsidDel="00000000" w:rsidP="00000000" w:rsidRDefault="00000000" w:rsidRPr="00000000" w14:paraId="0000008F">
      <w:pPr>
        <w:spacing w:before="183" w:lineRule="auto"/>
        <w:ind w:left="1080" w:firstLine="0"/>
        <w:rPr/>
      </w:pPr>
      <w:r w:rsidDel="00000000" w:rsidR="00000000" w:rsidRPr="00000000">
        <w:rPr>
          <w:rtl w:val="0"/>
        </w:rPr>
        <w:t xml:space="preserve">The Egyptian agricultural sector possesses substantial investment potential; however, several challenges continue to hinder effective investment activities. These challenges include fragmented investment processes, insufficient access to reliable agricultural data, limited transparency, and weak communication between farmers and potential investors. As a result, many agricultural projects face difficulties in securing funding, while investors remain hesitant to participate due to uncertainty and the absence of structured monitoring mechanisms.</w:t>
      </w:r>
    </w:p>
    <w:p w:rsidR="00000000" w:rsidDel="00000000" w:rsidP="00000000" w:rsidRDefault="00000000" w:rsidRPr="00000000" w14:paraId="00000090">
      <w:pPr>
        <w:spacing w:before="183" w:lineRule="auto"/>
        <w:ind w:left="1080" w:firstLine="0"/>
        <w:rPr/>
      </w:pPr>
      <w:r w:rsidDel="00000000" w:rsidR="00000000" w:rsidRPr="00000000">
        <w:rPr>
          <w:rtl w:val="0"/>
        </w:rPr>
      </w:r>
    </w:p>
    <w:p w:rsidR="00000000" w:rsidDel="00000000" w:rsidP="00000000" w:rsidRDefault="00000000" w:rsidRPr="00000000" w14:paraId="00000091">
      <w:pPr>
        <w:spacing w:before="183" w:lineRule="auto"/>
        <w:ind w:left="1080" w:firstLine="0"/>
        <w:rPr/>
      </w:pPr>
      <w:r w:rsidDel="00000000" w:rsidR="00000000" w:rsidRPr="00000000">
        <w:rPr>
          <w:rtl w:val="0"/>
        </w:rPr>
        <w:t xml:space="preserve">Recent regional and global trends indicate significant growth opportunities within the agricultural sector, particularly in emerging markets across Africa and the Middle East. This highlights the need for modern digital solutions capable of improving investment efficiency and supporting informed decision-making within agricultural projects.</w:t>
      </w:r>
    </w:p>
    <w:p w:rsidR="00000000" w:rsidDel="00000000" w:rsidP="00000000" w:rsidRDefault="00000000" w:rsidRPr="00000000" w14:paraId="00000092">
      <w:pPr>
        <w:spacing w:before="183" w:lineRule="auto"/>
        <w:ind w:left="1080" w:firstLine="0"/>
        <w:rPr/>
      </w:pPr>
      <w:r w:rsidDel="00000000" w:rsidR="00000000" w:rsidRPr="00000000">
        <w:rPr>
          <w:rtl w:val="0"/>
        </w:rPr>
      </w:r>
    </w:p>
    <w:p w:rsidR="00000000" w:rsidDel="00000000" w:rsidP="00000000" w:rsidRDefault="00000000" w:rsidRPr="00000000" w14:paraId="00000093">
      <w:pPr>
        <w:spacing w:before="183" w:lineRule="auto"/>
        <w:ind w:left="1080" w:firstLine="0"/>
        <w:rPr/>
      </w:pPr>
      <w:r w:rsidDel="00000000" w:rsidR="00000000" w:rsidRPr="00000000">
        <w:rPr>
          <w:rtl w:val="0"/>
        </w:rPr>
        <w:t xml:space="preserve">The motivation behind this project is to develop a digital agricultural investment platform tailored to the Egyptian environment, aiming to create a transparent and organized framework that connects farmers with investors through reliable and verified information. The platform seeks to improve investment accessibility, increase trust between stakeholders, support sustainable agricultural development, and contribute to enhancing the overall efficiency and competitiveness of the agricultural sector in Egypt..</w:t>
      </w:r>
    </w:p>
    <w:p w:rsidR="00000000" w:rsidDel="00000000" w:rsidP="00000000" w:rsidRDefault="00000000" w:rsidRPr="00000000" w14:paraId="00000094">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widowControl w:val="1"/>
        <w:bidi w:val="1"/>
        <w:ind w:left="36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widowControl w:val="1"/>
        <w:bidi w:val="1"/>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numPr>
          <w:ilvl w:val="1"/>
          <w:numId w:val="11"/>
        </w:numPr>
        <w:tabs>
          <w:tab w:val="left" w:leader="none" w:pos="1079"/>
        </w:tabs>
        <w:spacing w:before="183" w:lineRule="auto"/>
        <w:ind w:left="1079" w:hanging="719"/>
        <w:rPr>
          <w:rFonts w:ascii="Arial" w:cs="Arial" w:eastAsia="Arial" w:hAnsi="Arial"/>
          <w:b w:val="1"/>
          <w:bCs w:val="1"/>
          <w:sz w:val="26"/>
          <w:szCs w:val="26"/>
        </w:rPr>
      </w:pPr>
      <w:r w:rsidDel="00000000" w:rsidR="00000000" w:rsidRPr="00000000">
        <w:rPr>
          <w:b w:val="1"/>
          <w:bCs w:val="1"/>
          <w:sz w:val="26"/>
          <w:szCs w:val="26"/>
          <w:rtl w:val="0"/>
        </w:rPr>
        <w:t xml:space="preserve">PROBLEM STATEMENT</w:t>
      </w:r>
      <w:r w:rsidDel="00000000" w:rsidR="00000000" w:rsidRPr="00000000">
        <w:rPr>
          <w:rtl w:val="0"/>
        </w:rPr>
      </w:r>
    </w:p>
    <w:p w:rsidR="00000000" w:rsidDel="00000000" w:rsidP="00000000" w:rsidRDefault="00000000" w:rsidRPr="00000000" w14:paraId="000000A3">
      <w:pPr>
        <w:tabs>
          <w:tab w:val="left" w:leader="none" w:pos="1079"/>
        </w:tabs>
        <w:spacing w:before="183" w:lineRule="auto"/>
        <w:ind w:left="1079" w:firstLine="0"/>
        <w:rPr/>
      </w:pPr>
      <w:r w:rsidDel="00000000" w:rsidR="00000000" w:rsidRPr="00000000">
        <w:rPr>
          <w:b w:val="1"/>
          <w:bCs w:val="1"/>
          <w:sz w:val="24"/>
          <w:szCs w:val="24"/>
          <w:rtl w:val="0"/>
        </w:rPr>
        <w:t xml:space="preserve">CURRENT SITUATION</w:t>
      </w:r>
      <w:r w:rsidDel="00000000" w:rsidR="00000000" w:rsidRPr="00000000">
        <w:rPr>
          <w:rtl w:val="0"/>
        </w:rPr>
      </w:r>
    </w:p>
    <w:p w:rsidR="00000000" w:rsidDel="00000000" w:rsidP="00000000" w:rsidRDefault="00000000" w:rsidRPr="00000000" w14:paraId="000000A4">
      <w:pPr>
        <w:tabs>
          <w:tab w:val="left" w:leader="none" w:pos="1079"/>
        </w:tabs>
        <w:spacing w:before="183" w:lineRule="auto"/>
        <w:ind w:left="1079" w:firstLine="0"/>
        <w:rPr/>
      </w:pPr>
      <w:r w:rsidDel="00000000" w:rsidR="00000000" w:rsidRPr="00000000">
        <w:rPr>
          <w:rtl w:val="0"/>
        </w:rPr>
        <w:t xml:space="preserve">Agricultural investment in Egypt continues to face several structural and technological challenges that limit its efficiency and sustainability. Current investment activities rely heavily on informal communication methods, fragmented documentation, and manual administrative procedures. In many cases, there is no unified digital environment that enables effective interaction between farmers and investors or supports transparent monitoring throughout the investment lifecycle. As a result, project evaluation, financial follow-up, and investment monitoring processes remain inefficient and vulnerable to uncertainty and mismanagement.</w:t>
      </w:r>
    </w:p>
    <w:p w:rsidR="00000000" w:rsidDel="00000000" w:rsidP="00000000" w:rsidRDefault="00000000" w:rsidRPr="00000000" w14:paraId="000000A5">
      <w:pPr>
        <w:tabs>
          <w:tab w:val="left" w:leader="none" w:pos="1079"/>
        </w:tabs>
        <w:spacing w:before="183" w:lineRule="auto"/>
        <w:rPr/>
      </w:pPr>
      <w:r w:rsidDel="00000000" w:rsidR="00000000" w:rsidRPr="00000000">
        <w:rPr>
          <w:rtl w:val="0"/>
        </w:rPr>
        <w:t xml:space="preserve">             </w:t>
      </w:r>
      <w:r w:rsidDel="00000000" w:rsidR="00000000" w:rsidRPr="00000000">
        <w:rPr>
          <w:b w:val="1"/>
          <w:bCs w:val="1"/>
          <w:sz w:val="24"/>
          <w:szCs w:val="24"/>
          <w:rtl w:val="0"/>
        </w:rPr>
        <w:t xml:space="preserve">     FARMER CHALLENGE</w:t>
      </w:r>
      <w:r w:rsidDel="00000000" w:rsidR="00000000" w:rsidRPr="00000000">
        <w:rPr>
          <w:rtl w:val="0"/>
        </w:rPr>
      </w:r>
    </w:p>
    <w:p w:rsidR="00000000" w:rsidDel="00000000" w:rsidP="00000000" w:rsidRDefault="00000000" w:rsidRPr="00000000" w14:paraId="000000A6">
      <w:pPr>
        <w:tabs>
          <w:tab w:val="left" w:leader="none" w:pos="1079"/>
        </w:tabs>
        <w:spacing w:before="183" w:lineRule="auto"/>
        <w:ind w:left="1079" w:firstLine="0"/>
        <w:rPr/>
      </w:pPr>
      <w:r w:rsidDel="00000000" w:rsidR="00000000" w:rsidRPr="00000000">
        <w:rPr>
          <w:rtl w:val="0"/>
        </w:rPr>
        <w:t xml:space="preserve">Farmers encounter multiple difficulties that reduce their ability to attract investment opportunities and manage agricultural projects effectively, including:</w:t>
      </w:r>
    </w:p>
    <w:p w:rsidR="00000000" w:rsidDel="00000000" w:rsidP="00000000" w:rsidRDefault="00000000" w:rsidRPr="00000000" w14:paraId="000000A7">
      <w:pPr>
        <w:tabs>
          <w:tab w:val="left" w:leader="none" w:pos="1079"/>
        </w:tabs>
        <w:spacing w:before="183" w:lineRule="auto"/>
        <w:ind w:left="1799" w:firstLine="0"/>
        <w:rPr/>
      </w:pPr>
      <w:r w:rsidDel="00000000" w:rsidR="00000000" w:rsidRPr="00000000">
        <w:rPr>
          <w:rtl w:val="0"/>
        </w:rPr>
        <w:t xml:space="preserve">• Lack of digital documentation for agricultural activities and project records  </w:t>
      </w:r>
    </w:p>
    <w:p w:rsidR="00000000" w:rsidDel="00000000" w:rsidP="00000000" w:rsidRDefault="00000000" w:rsidRPr="00000000" w14:paraId="000000A8">
      <w:pPr>
        <w:tabs>
          <w:tab w:val="left" w:leader="none" w:pos="1079"/>
        </w:tabs>
        <w:spacing w:before="183" w:lineRule="auto"/>
        <w:ind w:left="1799" w:firstLine="0"/>
        <w:rPr/>
      </w:pPr>
      <w:r w:rsidDel="00000000" w:rsidR="00000000" w:rsidRPr="00000000">
        <w:rPr>
          <w:rtl w:val="0"/>
        </w:rPr>
        <w:t xml:space="preserve">• Difficulty accessing reliable investment opportunities and financial support  </w:t>
      </w:r>
    </w:p>
    <w:p w:rsidR="00000000" w:rsidDel="00000000" w:rsidP="00000000" w:rsidRDefault="00000000" w:rsidRPr="00000000" w14:paraId="000000A9">
      <w:pPr>
        <w:tabs>
          <w:tab w:val="left" w:leader="none" w:pos="1079"/>
        </w:tabs>
        <w:spacing w:before="183" w:lineRule="auto"/>
        <w:ind w:left="1799" w:firstLine="0"/>
        <w:rPr/>
      </w:pPr>
      <w:r w:rsidDel="00000000" w:rsidR="00000000" w:rsidRPr="00000000">
        <w:rPr>
          <w:rtl w:val="0"/>
        </w:rPr>
        <w:t xml:space="preserve">• Weak communication channels with investors and funding entities  </w:t>
      </w:r>
    </w:p>
    <w:p w:rsidR="00000000" w:rsidDel="00000000" w:rsidP="00000000" w:rsidRDefault="00000000" w:rsidRPr="00000000" w14:paraId="000000AA">
      <w:pPr>
        <w:tabs>
          <w:tab w:val="left" w:leader="none" w:pos="1079"/>
        </w:tabs>
        <w:spacing w:before="183" w:lineRule="auto"/>
        <w:ind w:left="1799" w:firstLine="0"/>
        <w:rPr/>
      </w:pPr>
      <w:r w:rsidDel="00000000" w:rsidR="00000000" w:rsidRPr="00000000">
        <w:rPr>
          <w:rtl w:val="0"/>
        </w:rPr>
        <w:t xml:space="preserve">• Limited ability to present agricultural projects professionally  </w:t>
      </w:r>
    </w:p>
    <w:p w:rsidR="00000000" w:rsidDel="00000000" w:rsidP="00000000" w:rsidRDefault="00000000" w:rsidRPr="00000000" w14:paraId="000000AB">
      <w:pPr>
        <w:tabs>
          <w:tab w:val="left" w:leader="none" w:pos="1079"/>
        </w:tabs>
        <w:spacing w:before="183" w:lineRule="auto"/>
        <w:ind w:left="1799" w:firstLine="0"/>
        <w:rPr/>
      </w:pPr>
      <w:r w:rsidDel="00000000" w:rsidR="00000000" w:rsidRPr="00000000">
        <w:rPr>
          <w:rtl w:val="0"/>
        </w:rPr>
        <w:t xml:space="preserve">• Absence of transparent mechanisms for reporting project progress and operational performance  </w:t>
      </w:r>
    </w:p>
    <w:p w:rsidR="00000000" w:rsidDel="00000000" w:rsidP="00000000" w:rsidRDefault="00000000" w:rsidRPr="00000000" w14:paraId="000000AC">
      <w:pPr>
        <w:tabs>
          <w:tab w:val="left" w:leader="none" w:pos="1079"/>
        </w:tabs>
        <w:spacing w:before="183" w:lineRule="auto"/>
        <w:ind w:left="1799" w:firstLine="0"/>
        <w:rPr/>
      </w:pPr>
      <w:r w:rsidDel="00000000" w:rsidR="00000000" w:rsidRPr="00000000">
        <w:rPr>
          <w:rtl w:val="0"/>
        </w:rPr>
        <w:t xml:space="preserve">• Limited access to tools that support credibility, accountability, and risk reduction  </w:t>
      </w:r>
    </w:p>
    <w:p w:rsidR="00000000" w:rsidDel="00000000" w:rsidP="00000000" w:rsidRDefault="00000000" w:rsidRPr="00000000" w14:paraId="000000AD">
      <w:pPr>
        <w:tabs>
          <w:tab w:val="left" w:leader="none" w:pos="1079"/>
        </w:tabs>
        <w:spacing w:before="183" w:lineRule="auto"/>
        <w:ind w:left="1079" w:firstLine="0"/>
        <w:rPr/>
      </w:pPr>
      <w:r w:rsidDel="00000000" w:rsidR="00000000" w:rsidRPr="00000000">
        <w:rPr>
          <w:rtl w:val="0"/>
        </w:rPr>
      </w:r>
    </w:p>
    <w:p w:rsidR="00000000" w:rsidDel="00000000" w:rsidP="00000000" w:rsidRDefault="00000000" w:rsidRPr="00000000" w14:paraId="000000AE">
      <w:pPr>
        <w:tabs>
          <w:tab w:val="left" w:leader="none" w:pos="1079"/>
        </w:tabs>
        <w:spacing w:before="183" w:lineRule="auto"/>
        <w:ind w:left="1079" w:firstLine="0"/>
        <w:rPr/>
      </w:pPr>
      <w:r w:rsidDel="00000000" w:rsidR="00000000" w:rsidRPr="00000000">
        <w:rPr>
          <w:rtl w:val="0"/>
        </w:rPr>
      </w:r>
    </w:p>
    <w:p w:rsidR="00000000" w:rsidDel="00000000" w:rsidP="00000000" w:rsidRDefault="00000000" w:rsidRPr="00000000" w14:paraId="000000AF">
      <w:pPr>
        <w:tabs>
          <w:tab w:val="left" w:leader="none" w:pos="1079"/>
        </w:tabs>
        <w:spacing w:before="183" w:lineRule="auto"/>
        <w:ind w:left="1079" w:firstLine="0"/>
        <w:rPr/>
      </w:pPr>
      <w:r w:rsidDel="00000000" w:rsidR="00000000" w:rsidRPr="00000000">
        <w:rPr>
          <w:b w:val="1"/>
          <w:bCs w:val="1"/>
          <w:sz w:val="24"/>
          <w:szCs w:val="24"/>
          <w:rtl w:val="0"/>
        </w:rPr>
        <w:t xml:space="preserve">INVESTOR CHALLENGES</w:t>
      </w:r>
      <w:r w:rsidDel="00000000" w:rsidR="00000000" w:rsidRPr="00000000">
        <w:rPr>
          <w:rtl w:val="0"/>
        </w:rPr>
      </w:r>
    </w:p>
    <w:p w:rsidR="00000000" w:rsidDel="00000000" w:rsidP="00000000" w:rsidRDefault="00000000" w:rsidRPr="00000000" w14:paraId="000000B0">
      <w:pPr>
        <w:tabs>
          <w:tab w:val="left" w:leader="none" w:pos="1079"/>
        </w:tabs>
        <w:spacing w:before="183" w:lineRule="auto"/>
        <w:ind w:left="1079" w:firstLine="0"/>
        <w:rPr/>
      </w:pPr>
      <w:r w:rsidDel="00000000" w:rsidR="00000000" w:rsidRPr="00000000">
        <w:rPr>
          <w:rtl w:val="0"/>
        </w:rPr>
        <w:t xml:space="preserve">Investors also face significant obstacles that discourage participation in agricultural projects, such as:</w:t>
      </w:r>
    </w:p>
    <w:p w:rsidR="00000000" w:rsidDel="00000000" w:rsidP="00000000" w:rsidRDefault="00000000" w:rsidRPr="00000000" w14:paraId="000000B1">
      <w:pPr>
        <w:tabs>
          <w:tab w:val="left" w:leader="none" w:pos="1079"/>
        </w:tabs>
        <w:spacing w:before="183" w:lineRule="auto"/>
        <w:ind w:left="1799" w:firstLine="0"/>
        <w:rPr/>
      </w:pPr>
      <w:r w:rsidDel="00000000" w:rsidR="00000000" w:rsidRPr="00000000">
        <w:rPr>
          <w:rtl w:val="0"/>
        </w:rPr>
        <w:t xml:space="preserve">• Limited availability of reliable data regarding agricultural projects and land productivity  </w:t>
      </w:r>
    </w:p>
    <w:p w:rsidR="00000000" w:rsidDel="00000000" w:rsidP="00000000" w:rsidRDefault="00000000" w:rsidRPr="00000000" w14:paraId="000000B2">
      <w:pPr>
        <w:tabs>
          <w:tab w:val="left" w:leader="none" w:pos="1079"/>
        </w:tabs>
        <w:spacing w:before="183" w:lineRule="auto"/>
        <w:ind w:left="1799" w:firstLine="0"/>
        <w:rPr/>
      </w:pPr>
      <w:r w:rsidDel="00000000" w:rsidR="00000000" w:rsidRPr="00000000">
        <w:rPr>
          <w:rtl w:val="0"/>
        </w:rPr>
        <w:t xml:space="preserve">• Lack of transparency concerning expected returns, costs, and investment risks  </w:t>
      </w:r>
    </w:p>
    <w:p w:rsidR="00000000" w:rsidDel="00000000" w:rsidP="00000000" w:rsidRDefault="00000000" w:rsidRPr="00000000" w14:paraId="000000B3">
      <w:pPr>
        <w:tabs>
          <w:tab w:val="left" w:leader="none" w:pos="1079"/>
        </w:tabs>
        <w:spacing w:before="183" w:lineRule="auto"/>
        <w:ind w:left="1799" w:firstLine="0"/>
        <w:rPr/>
      </w:pPr>
      <w:r w:rsidDel="00000000" w:rsidR="00000000" w:rsidRPr="00000000">
        <w:rPr>
          <w:rtl w:val="0"/>
        </w:rPr>
        <w:t xml:space="preserve">• Absence of trusted digital platforms for evaluating agricultural investment opportunities  </w:t>
      </w:r>
    </w:p>
    <w:p w:rsidR="00000000" w:rsidDel="00000000" w:rsidP="00000000" w:rsidRDefault="00000000" w:rsidRPr="00000000" w14:paraId="000000B4">
      <w:pPr>
        <w:tabs>
          <w:tab w:val="left" w:leader="none" w:pos="1079"/>
        </w:tabs>
        <w:spacing w:before="183" w:lineRule="auto"/>
        <w:ind w:left="1799" w:firstLine="0"/>
        <w:rPr/>
      </w:pPr>
      <w:r w:rsidDel="00000000" w:rsidR="00000000" w:rsidRPr="00000000">
        <w:rPr>
          <w:rtl w:val="0"/>
        </w:rPr>
        <w:t xml:space="preserve">• Difficulty monitoring project implementation and identifying potential risks at early stages  </w:t>
      </w:r>
    </w:p>
    <w:p w:rsidR="00000000" w:rsidDel="00000000" w:rsidP="00000000" w:rsidRDefault="00000000" w:rsidRPr="00000000" w14:paraId="000000B5">
      <w:pPr>
        <w:tabs>
          <w:tab w:val="left" w:leader="none" w:pos="1079"/>
        </w:tabs>
        <w:spacing w:before="183" w:lineRule="auto"/>
        <w:ind w:left="1799" w:firstLine="0"/>
        <w:rPr/>
      </w:pPr>
      <w:r w:rsidDel="00000000" w:rsidR="00000000" w:rsidRPr="00000000">
        <w:rPr>
          <w:rtl w:val="0"/>
        </w:rPr>
        <w:t xml:space="preserve">• High levels of uncertainty caused by insufficient documentation and weak reporting systems  </w:t>
      </w:r>
    </w:p>
    <w:p w:rsidR="00000000" w:rsidDel="00000000" w:rsidP="00000000" w:rsidRDefault="00000000" w:rsidRPr="00000000" w14:paraId="000000B6">
      <w:pPr>
        <w:tabs>
          <w:tab w:val="left" w:leader="none" w:pos="1079"/>
        </w:tabs>
        <w:spacing w:before="183" w:lineRule="auto"/>
        <w:ind w:left="1799" w:firstLine="0"/>
        <w:rPr/>
      </w:pPr>
      <w:r w:rsidDel="00000000" w:rsidR="00000000" w:rsidRPr="00000000">
        <w:rPr>
          <w:rtl w:val="0"/>
        </w:rPr>
        <w:t xml:space="preserve">• Limited access to verified information about farmers and project feasibility </w:t>
      </w:r>
    </w:p>
    <w:p w:rsidR="00000000" w:rsidDel="00000000" w:rsidP="00000000" w:rsidRDefault="00000000" w:rsidRPr="00000000" w14:paraId="000000B7">
      <w:pPr>
        <w:tabs>
          <w:tab w:val="left" w:leader="none" w:pos="1079"/>
        </w:tabs>
        <w:spacing w:before="183" w:lineRule="auto"/>
        <w:ind w:left="1799" w:firstLine="0"/>
        <w:rPr/>
      </w:pPr>
      <w:r w:rsidDel="00000000" w:rsidR="00000000" w:rsidRPr="00000000">
        <w:rPr>
          <w:rtl w:val="0"/>
        </w:rPr>
        <w:t xml:space="preserve"> </w:t>
      </w:r>
    </w:p>
    <w:p w:rsidR="00000000" w:rsidDel="00000000" w:rsidP="00000000" w:rsidRDefault="00000000" w:rsidRPr="00000000" w14:paraId="000000B8">
      <w:pPr>
        <w:tabs>
          <w:tab w:val="left" w:leader="none" w:pos="1079"/>
        </w:tabs>
        <w:spacing w:before="183" w:lineRule="auto"/>
        <w:rPr/>
      </w:pPr>
      <w:r w:rsidDel="00000000" w:rsidR="00000000" w:rsidRPr="00000000">
        <w:rPr>
          <w:rtl w:val="0"/>
        </w:rPr>
        <w:t xml:space="preserve">              </w:t>
      </w:r>
      <w:r w:rsidDel="00000000" w:rsidR="00000000" w:rsidRPr="00000000">
        <w:rPr>
          <w:b w:val="1"/>
          <w:bCs w:val="1"/>
          <w:sz w:val="24"/>
          <w:szCs w:val="24"/>
          <w:rtl w:val="0"/>
        </w:rPr>
        <w:t xml:space="preserve">   OPERATIONAL AND SYSTEMIC CHALLENGES</w:t>
      </w:r>
      <w:r w:rsidDel="00000000" w:rsidR="00000000" w:rsidRPr="00000000">
        <w:rPr>
          <w:rtl w:val="0"/>
        </w:rPr>
      </w:r>
    </w:p>
    <w:p w:rsidR="00000000" w:rsidDel="00000000" w:rsidP="00000000" w:rsidRDefault="00000000" w:rsidRPr="00000000" w14:paraId="000000B9">
      <w:pPr>
        <w:tabs>
          <w:tab w:val="left" w:leader="none" w:pos="1079"/>
        </w:tabs>
        <w:spacing w:before="183" w:lineRule="auto"/>
        <w:ind w:left="1079" w:firstLine="0"/>
        <w:rPr/>
      </w:pPr>
      <w:r w:rsidDel="00000000" w:rsidR="00000000" w:rsidRPr="00000000">
        <w:rPr>
          <w:rtl w:val="0"/>
        </w:rPr>
        <w:t xml:space="preserve">The agricultural investment sector also suffers from broader operational limitations, including:</w:t>
      </w:r>
    </w:p>
    <w:p w:rsidR="00000000" w:rsidDel="00000000" w:rsidP="00000000" w:rsidRDefault="00000000" w:rsidRPr="00000000" w14:paraId="000000BA">
      <w:pPr>
        <w:tabs>
          <w:tab w:val="left" w:leader="none" w:pos="1079"/>
        </w:tabs>
        <w:spacing w:before="183" w:lineRule="auto"/>
        <w:ind w:left="1079" w:firstLine="0"/>
        <w:rPr/>
      </w:pPr>
      <w:r w:rsidDel="00000000" w:rsidR="00000000" w:rsidRPr="00000000">
        <w:rPr>
          <w:rtl w:val="0"/>
        </w:rPr>
      </w:r>
    </w:p>
    <w:p w:rsidR="00000000" w:rsidDel="00000000" w:rsidP="00000000" w:rsidRDefault="00000000" w:rsidRPr="00000000" w14:paraId="000000BB">
      <w:pPr>
        <w:tabs>
          <w:tab w:val="left" w:leader="none" w:pos="1079"/>
        </w:tabs>
        <w:spacing w:before="183" w:lineRule="auto"/>
        <w:ind w:left="1799" w:firstLine="0"/>
        <w:rPr/>
      </w:pPr>
      <w:r w:rsidDel="00000000" w:rsidR="00000000" w:rsidRPr="00000000">
        <w:rPr>
          <w:rtl w:val="0"/>
        </w:rPr>
        <w:t xml:space="preserve">• Absence of standardized digital processes for managing agricultural investments  </w:t>
      </w:r>
    </w:p>
    <w:p w:rsidR="00000000" w:rsidDel="00000000" w:rsidP="00000000" w:rsidRDefault="00000000" w:rsidRPr="00000000" w14:paraId="000000BC">
      <w:pPr>
        <w:tabs>
          <w:tab w:val="left" w:leader="none" w:pos="1079"/>
        </w:tabs>
        <w:spacing w:before="183" w:lineRule="auto"/>
        <w:ind w:left="1799" w:firstLine="0"/>
        <w:rPr/>
      </w:pPr>
      <w:r w:rsidDel="00000000" w:rsidR="00000000" w:rsidRPr="00000000">
        <w:rPr>
          <w:rtl w:val="0"/>
        </w:rPr>
        <w:t xml:space="preserve">• Weak monitoring and oversight mechanisms, increasing the risk of disputes and inefficiencies  </w:t>
      </w:r>
    </w:p>
    <w:p w:rsidR="00000000" w:rsidDel="00000000" w:rsidP="00000000" w:rsidRDefault="00000000" w:rsidRPr="00000000" w14:paraId="000000BD">
      <w:pPr>
        <w:tabs>
          <w:tab w:val="left" w:leader="none" w:pos="1079"/>
        </w:tabs>
        <w:spacing w:before="183" w:lineRule="auto"/>
        <w:ind w:left="1799" w:firstLine="0"/>
        <w:rPr/>
      </w:pPr>
      <w:r w:rsidDel="00000000" w:rsidR="00000000" w:rsidRPr="00000000">
        <w:rPr>
          <w:rtl w:val="0"/>
        </w:rPr>
        <w:t xml:space="preserve">• Dependence on manual documentation and financial procedures, leading to delays and inaccuracies  </w:t>
      </w:r>
    </w:p>
    <w:p w:rsidR="00000000" w:rsidDel="00000000" w:rsidP="00000000" w:rsidRDefault="00000000" w:rsidRPr="00000000" w14:paraId="000000BE">
      <w:pPr>
        <w:tabs>
          <w:tab w:val="left" w:leader="none" w:pos="1079"/>
        </w:tabs>
        <w:spacing w:before="183" w:lineRule="auto"/>
        <w:ind w:left="1799" w:firstLine="0"/>
        <w:rPr/>
      </w:pPr>
      <w:r w:rsidDel="00000000" w:rsidR="00000000" w:rsidRPr="00000000">
        <w:rPr>
          <w:rtl w:val="0"/>
        </w:rPr>
        <w:t xml:space="preserve">• Lack of integrated systems that support transparency and organized communication between stakeholders  </w:t>
      </w:r>
    </w:p>
    <w:p w:rsidR="00000000" w:rsidDel="00000000" w:rsidP="00000000" w:rsidRDefault="00000000" w:rsidRPr="00000000" w14:paraId="000000BF">
      <w:pPr>
        <w:tabs>
          <w:tab w:val="left" w:leader="none" w:pos="1079"/>
        </w:tabs>
        <w:spacing w:before="183" w:lineRule="auto"/>
        <w:rPr/>
      </w:pPr>
      <w:r w:rsidDel="00000000" w:rsidR="00000000" w:rsidRPr="00000000">
        <w:rPr>
          <w:rtl w:val="0"/>
        </w:rPr>
      </w:r>
    </w:p>
    <w:p w:rsidR="00000000" w:rsidDel="00000000" w:rsidP="00000000" w:rsidRDefault="00000000" w:rsidRPr="00000000" w14:paraId="000000C0">
      <w:pPr>
        <w:tabs>
          <w:tab w:val="left" w:leader="none" w:pos="1079"/>
        </w:tabs>
        <w:spacing w:before="183" w:lineRule="auto"/>
        <w:ind w:left="1079" w:firstLine="0"/>
        <w:rPr/>
      </w:pPr>
      <w:r w:rsidDel="00000000" w:rsidR="00000000" w:rsidRPr="00000000">
        <w:rPr>
          <w:rtl w:val="0"/>
        </w:rPr>
        <w:t xml:space="preserve">These challenges create a significant gap between farmers and investors, limiting the growth potential of agricultural investment despite the sector’s economic importance and available opportunities. Therefore, there is a growing need for a digital agricultural investment platform that improves transparency, facilitates communication, supports informed investment decisions, and enhances the efficiency and sustainability of agricultural investment activities in Egypt.</w:t>
      </w:r>
    </w:p>
    <w:p w:rsidR="00000000" w:rsidDel="00000000" w:rsidP="00000000" w:rsidRDefault="00000000" w:rsidRPr="00000000" w14:paraId="000000C1">
      <w:pPr>
        <w:tabs>
          <w:tab w:val="left" w:leader="none" w:pos="1079"/>
        </w:tabs>
        <w:spacing w:before="183" w:lineRule="auto"/>
        <w:ind w:left="1079" w:firstLine="0"/>
        <w:rPr/>
      </w:pPr>
      <w:r w:rsidDel="00000000" w:rsidR="00000000" w:rsidRPr="00000000">
        <w:rPr>
          <w:rtl w:val="0"/>
        </w:rPr>
      </w:r>
    </w:p>
    <w:p w:rsidR="00000000" w:rsidDel="00000000" w:rsidP="00000000" w:rsidRDefault="00000000" w:rsidRPr="00000000" w14:paraId="000000C2">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3">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4">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5">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6">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7">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8">
      <w:pPr>
        <w:tabs>
          <w:tab w:val="left" w:leader="none" w:pos="1079"/>
        </w:tabs>
        <w:spacing w:before="183" w:lineRule="auto"/>
        <w:ind w:left="1079" w:firstLine="0"/>
        <w:rPr>
          <w:b w:val="1"/>
          <w:bCs w:val="1"/>
        </w:rPr>
      </w:pPr>
      <w:r w:rsidDel="00000000" w:rsidR="00000000" w:rsidRPr="00000000">
        <w:rPr>
          <w:rtl w:val="0"/>
        </w:rPr>
      </w:r>
    </w:p>
    <w:p w:rsidR="00000000" w:rsidDel="00000000" w:rsidP="00000000" w:rsidRDefault="00000000" w:rsidRPr="00000000" w14:paraId="000000C9">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CA">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CB">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CC">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CD">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CE">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CF">
      <w:pPr>
        <w:tabs>
          <w:tab w:val="left" w:leader="none" w:pos="1079"/>
        </w:tabs>
        <w:spacing w:before="183" w:lineRule="auto"/>
        <w:ind w:left="1079" w:firstLine="0"/>
        <w:rPr>
          <w:b w:val="1"/>
          <w:bCs w:val="1"/>
          <w:sz w:val="26"/>
          <w:szCs w:val="26"/>
        </w:rPr>
      </w:pPr>
      <w:r w:rsidDel="00000000" w:rsidR="00000000" w:rsidRPr="00000000">
        <w:rPr>
          <w:rtl w:val="0"/>
        </w:rPr>
      </w:r>
    </w:p>
    <w:p w:rsidR="00000000" w:rsidDel="00000000" w:rsidP="00000000" w:rsidRDefault="00000000" w:rsidRPr="00000000" w14:paraId="000000D0">
      <w:pPr>
        <w:numPr>
          <w:ilvl w:val="1"/>
          <w:numId w:val="11"/>
        </w:numPr>
        <w:tabs>
          <w:tab w:val="left" w:leader="none" w:pos="1079"/>
        </w:tabs>
        <w:spacing w:before="184" w:lineRule="auto"/>
        <w:ind w:left="1079" w:hanging="719"/>
        <w:rPr>
          <w:rFonts w:ascii="Arial" w:cs="Arial" w:eastAsia="Arial" w:hAnsi="Arial"/>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0D1">
      <w:pPr>
        <w:tabs>
          <w:tab w:val="left" w:leader="none" w:pos="1079"/>
        </w:tabs>
        <w:spacing w:before="184" w:lineRule="auto"/>
        <w:ind w:left="719"/>
        <w:rPr/>
      </w:pPr>
      <w:r w:rsidDel="00000000" w:rsidR="00000000" w:rsidRPr="00000000">
        <w:rPr>
          <w:sz w:val="26"/>
          <w:szCs w:val="26"/>
          <w:rtl w:val="0"/>
        </w:rPr>
        <w:tab/>
      </w:r>
      <w:r w:rsidDel="00000000" w:rsidR="00000000" w:rsidRPr="00000000">
        <w:rPr>
          <w:rtl w:val="0"/>
        </w:rPr>
        <w:t xml:space="preserve">The Agricultural Investment Platform is a web-based digital ecosystem designed to enhance agricultural investment activities in Egypt by establishing a structured and transparent environment that connects farmers and investors. The platform focuses on improving access to agricultural investment opportunities and supporting data-driven decision-making through a unified digital framework. . </w:t>
      </w:r>
    </w:p>
    <w:p w:rsidR="00000000" w:rsidDel="00000000" w:rsidP="00000000" w:rsidRDefault="00000000" w:rsidRPr="00000000" w14:paraId="000000D2">
      <w:pPr>
        <w:pStyle w:val="Heading2"/>
        <w:tabs>
          <w:tab w:val="left" w:leader="none" w:pos="1079"/>
        </w:tabs>
        <w:spacing w:after="80" w:before="360" w:lineRule="auto"/>
        <w:ind w:left="2159" w:right="0" w:hanging="719"/>
        <w:jc w:val="left"/>
        <w:rPr>
          <w:b w:val="1"/>
          <w:bCs w:val="1"/>
          <w:sz w:val="24"/>
          <w:szCs w:val="24"/>
        </w:rPr>
      </w:pPr>
      <w:bookmarkStart w:colFirst="0" w:colLast="0" w:name="_pmpxx4g0ccpz" w:id="4"/>
      <w:bookmarkEnd w:id="4"/>
      <w:r w:rsidDel="00000000" w:rsidR="00000000" w:rsidRPr="00000000">
        <w:rPr>
          <w:b w:val="1"/>
          <w:bCs w:val="1"/>
          <w:sz w:val="24"/>
          <w:szCs w:val="24"/>
          <w:rtl w:val="0"/>
        </w:rPr>
        <w:t xml:space="preserve">System Architecture</w:t>
      </w:r>
    </w:p>
    <w:p w:rsidR="00000000" w:rsidDel="00000000" w:rsidP="00000000" w:rsidRDefault="00000000" w:rsidRPr="00000000" w14:paraId="000000D3">
      <w:pPr>
        <w:tabs>
          <w:tab w:val="left" w:leader="none" w:pos="1079"/>
        </w:tabs>
        <w:spacing w:after="240" w:before="240" w:lineRule="auto"/>
        <w:ind w:left="1440" w:firstLine="0"/>
        <w:rPr/>
      </w:pPr>
      <w:r w:rsidDel="00000000" w:rsidR="00000000" w:rsidRPr="00000000">
        <w:rPr>
          <w:rtl w:val="0"/>
        </w:rPr>
        <w:t xml:space="preserve">The platform is primarily composed of a dedicated Investment System that serves as the core component of the solution. This system enables farmers to register and present comprehensive details about their agricultural projects, including land information, crop types, cultivated area, production estimates, operational costs, and cultivation schedules. Investors are able to explore available agricultural opportunities, analyze project data, and evaluate investment feasibility based on structured and reliable information.</w:t>
      </w:r>
    </w:p>
    <w:p w:rsidR="00000000" w:rsidDel="00000000" w:rsidP="00000000" w:rsidRDefault="00000000" w:rsidRPr="00000000" w14:paraId="000000D4">
      <w:pPr>
        <w:tabs>
          <w:tab w:val="left" w:leader="none" w:pos="1079"/>
        </w:tabs>
        <w:spacing w:after="240" w:before="240" w:lineRule="auto"/>
        <w:ind w:left="1440" w:firstLine="0"/>
        <w:rPr/>
      </w:pPr>
      <w:r w:rsidDel="00000000" w:rsidR="00000000" w:rsidRPr="00000000">
        <w:rPr>
          <w:rtl w:val="0"/>
        </w:rPr>
        <w:t xml:space="preserve">The system supports the full investment cycle, beginning with project registration and investor participation, and continuing through funding allocation and project evaluation. It ensures transparency in investment operations by organizing agricultural data in a standardized format, allowing stakeholders to make informed and well-structured investment decisions.</w:t>
      </w:r>
    </w:p>
    <w:p w:rsidR="00000000" w:rsidDel="00000000" w:rsidP="00000000" w:rsidRDefault="00000000" w:rsidRPr="00000000" w14:paraId="000000D5">
      <w:pPr>
        <w:pStyle w:val="Heading2"/>
        <w:tabs>
          <w:tab w:val="left" w:leader="none" w:pos="1079"/>
        </w:tabs>
        <w:spacing w:after="80" w:before="360" w:lineRule="auto"/>
        <w:ind w:left="2159" w:right="0" w:hanging="719"/>
        <w:jc w:val="left"/>
        <w:rPr>
          <w:b w:val="1"/>
          <w:bCs w:val="1"/>
          <w:sz w:val="24"/>
          <w:szCs w:val="24"/>
        </w:rPr>
      </w:pPr>
      <w:bookmarkStart w:colFirst="0" w:colLast="0" w:name="_vm3ld3k6za34" w:id="5"/>
      <w:bookmarkEnd w:id="5"/>
      <w:r w:rsidDel="00000000" w:rsidR="00000000" w:rsidRPr="00000000">
        <w:rPr>
          <w:b w:val="1"/>
          <w:bCs w:val="1"/>
          <w:sz w:val="24"/>
          <w:szCs w:val="24"/>
          <w:rtl w:val="0"/>
        </w:rPr>
        <w:t xml:space="preserve">Core Capabilities</w:t>
      </w:r>
    </w:p>
    <w:p w:rsidR="00000000" w:rsidDel="00000000" w:rsidP="00000000" w:rsidRDefault="00000000" w:rsidRPr="00000000" w14:paraId="000000D6">
      <w:pPr>
        <w:tabs>
          <w:tab w:val="left" w:leader="none" w:pos="1079"/>
        </w:tabs>
        <w:spacing w:after="240" w:before="240" w:lineRule="auto"/>
        <w:ind w:left="1440" w:firstLine="0"/>
        <w:rPr/>
      </w:pPr>
      <w:r w:rsidDel="00000000" w:rsidR="00000000" w:rsidRPr="00000000">
        <w:rPr>
          <w:rtl w:val="0"/>
        </w:rPr>
        <w:t xml:space="preserve">The platform incorporates essential technological capabilities that enhance investment efficiency and reliability, including:</w:t>
      </w:r>
    </w:p>
    <w:p w:rsidR="00000000" w:rsidDel="00000000" w:rsidP="00000000" w:rsidRDefault="00000000" w:rsidRPr="00000000" w14:paraId="000000D7">
      <w:pPr>
        <w:numPr>
          <w:ilvl w:val="0"/>
          <w:numId w:val="5"/>
        </w:numPr>
        <w:tabs>
          <w:tab w:val="left" w:leader="none" w:pos="1079"/>
        </w:tabs>
        <w:spacing w:after="0" w:afterAutospacing="0" w:before="240" w:lineRule="auto"/>
        <w:ind w:left="2160" w:hanging="360"/>
      </w:pPr>
      <w:r w:rsidDel="00000000" w:rsidR="00000000" w:rsidRPr="00000000">
        <w:rPr>
          <w:rtl w:val="0"/>
        </w:rPr>
        <w:t xml:space="preserve">Structured digital documentation of agricultural projects and investment data</w:t>
      </w:r>
    </w:p>
    <w:p w:rsidR="00000000" w:rsidDel="00000000" w:rsidP="00000000" w:rsidRDefault="00000000" w:rsidRPr="00000000" w14:paraId="000000D8">
      <w:pPr>
        <w:numPr>
          <w:ilvl w:val="0"/>
          <w:numId w:val="5"/>
        </w:numPr>
        <w:tabs>
          <w:tab w:val="left" w:leader="none" w:pos="1079"/>
        </w:tabs>
        <w:spacing w:after="0" w:afterAutospacing="0" w:before="0" w:beforeAutospacing="0" w:lineRule="auto"/>
        <w:ind w:left="2160" w:hanging="360"/>
      </w:pPr>
      <w:r w:rsidDel="00000000" w:rsidR="00000000" w:rsidRPr="00000000">
        <w:rPr>
          <w:rtl w:val="0"/>
        </w:rPr>
        <w:t xml:space="preserve">Transparent presentation of project details to support informed investment decisions</w:t>
      </w:r>
    </w:p>
    <w:p w:rsidR="00000000" w:rsidDel="00000000" w:rsidP="00000000" w:rsidRDefault="00000000" w:rsidRPr="00000000" w14:paraId="000000D9">
      <w:pPr>
        <w:numPr>
          <w:ilvl w:val="0"/>
          <w:numId w:val="5"/>
        </w:numPr>
        <w:tabs>
          <w:tab w:val="left" w:leader="none" w:pos="1079"/>
        </w:tabs>
        <w:spacing w:after="0" w:afterAutospacing="0" w:before="0" w:beforeAutospacing="0" w:lineRule="auto"/>
        <w:ind w:left="2160" w:hanging="360"/>
      </w:pPr>
      <w:r w:rsidDel="00000000" w:rsidR="00000000" w:rsidRPr="00000000">
        <w:rPr>
          <w:rtl w:val="0"/>
        </w:rPr>
        <w:t xml:space="preserve">Standardized mechanisms for managing investment agreements and financial expectations</w:t>
      </w:r>
    </w:p>
    <w:p w:rsidR="00000000" w:rsidDel="00000000" w:rsidP="00000000" w:rsidRDefault="00000000" w:rsidRPr="00000000" w14:paraId="000000DA">
      <w:pPr>
        <w:numPr>
          <w:ilvl w:val="0"/>
          <w:numId w:val="5"/>
        </w:numPr>
        <w:tabs>
          <w:tab w:val="left" w:leader="none" w:pos="1079"/>
        </w:tabs>
        <w:spacing w:after="0" w:afterAutospacing="0" w:before="0" w:beforeAutospacing="0" w:lineRule="auto"/>
        <w:ind w:left="2160" w:hanging="360"/>
      </w:pPr>
      <w:r w:rsidDel="00000000" w:rsidR="00000000" w:rsidRPr="00000000">
        <w:rPr>
          <w:rtl w:val="0"/>
        </w:rPr>
        <w:t xml:space="preserve">Continuous tracking of investment activities to ensure accountability and clarity</w:t>
      </w:r>
    </w:p>
    <w:p w:rsidR="00000000" w:rsidDel="00000000" w:rsidP="00000000" w:rsidRDefault="00000000" w:rsidRPr="00000000" w14:paraId="000000DB">
      <w:pPr>
        <w:numPr>
          <w:ilvl w:val="0"/>
          <w:numId w:val="5"/>
        </w:numPr>
        <w:tabs>
          <w:tab w:val="left" w:leader="none" w:pos="1079"/>
        </w:tabs>
        <w:spacing w:after="240" w:before="0" w:beforeAutospacing="0" w:lineRule="auto"/>
        <w:ind w:left="2160" w:hanging="360"/>
      </w:pPr>
      <w:r w:rsidDel="00000000" w:rsidR="00000000" w:rsidRPr="00000000">
        <w:rPr>
          <w:rtl w:val="0"/>
        </w:rPr>
        <w:t xml:space="preserve">Data-based reporting that supports risk assessment and investment evaluation</w:t>
      </w:r>
      <w:r w:rsidDel="00000000" w:rsidR="00000000" w:rsidRPr="00000000">
        <w:rPr>
          <w:rtl w:val="0"/>
        </w:rPr>
      </w:r>
    </w:p>
    <w:p w:rsidR="00000000" w:rsidDel="00000000" w:rsidP="00000000" w:rsidRDefault="00000000" w:rsidRPr="00000000" w14:paraId="000000DC">
      <w:pPr>
        <w:pStyle w:val="Heading2"/>
        <w:tabs>
          <w:tab w:val="left" w:leader="none" w:pos="1079"/>
        </w:tabs>
        <w:spacing w:after="80" w:before="360" w:lineRule="auto"/>
        <w:ind w:left="2159" w:right="0" w:hanging="719"/>
        <w:jc w:val="left"/>
        <w:rPr>
          <w:b w:val="1"/>
          <w:bCs w:val="1"/>
          <w:sz w:val="24"/>
          <w:szCs w:val="24"/>
        </w:rPr>
      </w:pPr>
      <w:bookmarkStart w:colFirst="0" w:colLast="0" w:name="_phnwd0b3tpbj" w:id="6"/>
      <w:bookmarkEnd w:id="6"/>
      <w:r w:rsidDel="00000000" w:rsidR="00000000" w:rsidRPr="00000000">
        <w:rPr>
          <w:b w:val="1"/>
          <w:bCs w:val="1"/>
          <w:sz w:val="24"/>
          <w:szCs w:val="24"/>
          <w:rtl w:val="0"/>
        </w:rPr>
        <w:t xml:space="preserve">System Integration</w:t>
      </w:r>
    </w:p>
    <w:p w:rsidR="00000000" w:rsidDel="00000000" w:rsidP="00000000" w:rsidRDefault="00000000" w:rsidRPr="00000000" w14:paraId="000000DD">
      <w:pPr>
        <w:tabs>
          <w:tab w:val="left" w:leader="none" w:pos="1079"/>
        </w:tabs>
        <w:spacing w:after="240" w:before="240" w:lineRule="auto"/>
        <w:ind w:left="1440" w:firstLine="0"/>
        <w:rPr/>
      </w:pPr>
      <w:r w:rsidDel="00000000" w:rsidR="00000000" w:rsidRPr="00000000">
        <w:rPr>
          <w:rtl w:val="0"/>
        </w:rPr>
        <w:t xml:space="preserve">The platform is designed to function as an integrated investment environment where farmers and investors interact within a unified digital system. Farmers utilize the platform to present their agricultural projects in a structured manner, while investors use it to identify and evaluate suitable investment opportunities. The system supports a continuous investment cycle that promotes trust, improves transparency, and encourages sustainable agricultural investment practices.</w:t>
      </w:r>
    </w:p>
    <w:p w:rsidR="00000000" w:rsidDel="00000000" w:rsidP="00000000" w:rsidRDefault="00000000" w:rsidRPr="00000000" w14:paraId="000000DE">
      <w:pPr>
        <w:tabs>
          <w:tab w:val="left" w:leader="none" w:pos="1079"/>
        </w:tabs>
        <w:spacing w:after="240" w:before="240" w:lineRule="auto"/>
        <w:ind w:left="1440" w:firstLine="0"/>
        <w:rPr/>
      </w:pPr>
      <w:r w:rsidDel="00000000" w:rsidR="00000000" w:rsidRPr="00000000">
        <w:rPr>
          <w:rtl w:val="0"/>
        </w:rPr>
        <w:t xml:space="preserve">The primary objective of the platform is to modernize agricultural investment in Egypt by creating a reliable digital infrastructure that enhances transparency, improves access to investment opportunities, and supports efficient and informed decision-making within the agricultural sector.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b w:val="1"/>
          <w:bCs w:val="1"/>
          <w:sz w:val="26"/>
          <w:szCs w:val="2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OBJECTIVES AND SCOPE</w:t>
      </w:r>
    </w:p>
    <w:p w:rsidR="00000000" w:rsidDel="00000000" w:rsidP="00000000" w:rsidRDefault="00000000" w:rsidRPr="00000000" w14:paraId="000000E3">
      <w:pPr>
        <w:pStyle w:val="Heading2"/>
        <w:spacing w:after="80" w:before="360" w:lineRule="auto"/>
        <w:ind w:left="1440" w:right="0" w:hanging="360"/>
        <w:jc w:val="left"/>
        <w:rPr>
          <w:b w:val="1"/>
          <w:bCs w:val="1"/>
          <w:sz w:val="24"/>
          <w:szCs w:val="24"/>
        </w:rPr>
      </w:pPr>
      <w:bookmarkStart w:colFirst="0" w:colLast="0" w:name="_gl4wz0cdwzoy" w:id="7"/>
      <w:bookmarkEnd w:id="7"/>
      <w:r w:rsidDel="00000000" w:rsidR="00000000" w:rsidRPr="00000000">
        <w:rPr>
          <w:b w:val="1"/>
          <w:bCs w:val="1"/>
          <w:sz w:val="24"/>
          <w:szCs w:val="24"/>
          <w:rtl w:val="0"/>
        </w:rPr>
        <w:t xml:space="preserve">Core Objectives</w:t>
      </w:r>
    </w:p>
    <w:p w:rsidR="00000000" w:rsidDel="00000000" w:rsidP="00000000" w:rsidRDefault="00000000" w:rsidRPr="00000000" w14:paraId="000000E4">
      <w:pPr>
        <w:spacing w:after="240" w:before="240" w:lineRule="auto"/>
        <w:ind w:left="1440" w:firstLine="0"/>
        <w:rPr/>
      </w:pPr>
      <w:r w:rsidDel="00000000" w:rsidR="00000000" w:rsidRPr="00000000">
        <w:rPr>
          <w:rtl w:val="0"/>
        </w:rPr>
        <w:t xml:space="preserve">The platform is designed to achieve the following objectives to improve agricultural investment in Egypt:</w:t>
      </w:r>
    </w:p>
    <w:p w:rsidR="00000000" w:rsidDel="00000000" w:rsidP="00000000" w:rsidRDefault="00000000" w:rsidRPr="00000000" w14:paraId="000000E5">
      <w:pPr>
        <w:numPr>
          <w:ilvl w:val="0"/>
          <w:numId w:val="8"/>
        </w:numPr>
        <w:spacing w:after="0" w:afterAutospacing="0" w:before="240" w:lineRule="auto"/>
        <w:ind w:left="2160" w:hanging="360"/>
        <w:rPr/>
      </w:pPr>
      <w:r w:rsidDel="00000000" w:rsidR="00000000" w:rsidRPr="00000000">
        <w:rPr>
          <w:rtl w:val="0"/>
        </w:rPr>
        <w:t xml:space="preserve">Develop a digital agricultural investment platform that connects farmers and investors within a transparent and secure environment.</w:t>
      </w:r>
    </w:p>
    <w:p w:rsidR="00000000" w:rsidDel="00000000" w:rsidP="00000000" w:rsidRDefault="00000000" w:rsidRPr="00000000" w14:paraId="000000E6">
      <w:pPr>
        <w:numPr>
          <w:ilvl w:val="0"/>
          <w:numId w:val="8"/>
        </w:numPr>
        <w:spacing w:after="0" w:afterAutospacing="0" w:before="0" w:beforeAutospacing="0" w:lineRule="auto"/>
        <w:ind w:left="2160" w:hanging="360"/>
        <w:rPr/>
      </w:pPr>
      <w:r w:rsidDel="00000000" w:rsidR="00000000" w:rsidRPr="00000000">
        <w:rPr>
          <w:rtl w:val="0"/>
        </w:rPr>
        <w:t xml:space="preserve">Enable farmers to present structured agricultural project data relevant to investment decisions, such as production estimates, costs, and risks.</w:t>
      </w:r>
    </w:p>
    <w:p w:rsidR="00000000" w:rsidDel="00000000" w:rsidP="00000000" w:rsidRDefault="00000000" w:rsidRPr="00000000" w14:paraId="000000E7">
      <w:pPr>
        <w:numPr>
          <w:ilvl w:val="0"/>
          <w:numId w:val="8"/>
        </w:numPr>
        <w:spacing w:after="0" w:afterAutospacing="0" w:before="0" w:beforeAutospacing="0" w:lineRule="auto"/>
        <w:ind w:left="2160" w:hanging="360"/>
        <w:rPr/>
      </w:pPr>
      <w:r w:rsidDel="00000000" w:rsidR="00000000" w:rsidRPr="00000000">
        <w:rPr>
          <w:rtl w:val="0"/>
        </w:rPr>
        <w:t xml:space="preserve">Provide a reliable agricultural investment database including land information, crop data, and productivity indicators.</w:t>
      </w:r>
    </w:p>
    <w:p w:rsidR="00000000" w:rsidDel="00000000" w:rsidP="00000000" w:rsidRDefault="00000000" w:rsidRPr="00000000" w14:paraId="000000E8">
      <w:pPr>
        <w:numPr>
          <w:ilvl w:val="0"/>
          <w:numId w:val="8"/>
        </w:numPr>
        <w:spacing w:after="0" w:afterAutospacing="0" w:before="0" w:beforeAutospacing="0" w:lineRule="auto"/>
        <w:ind w:left="2160" w:hanging="360"/>
        <w:rPr/>
      </w:pPr>
      <w:r w:rsidDel="00000000" w:rsidR="00000000" w:rsidRPr="00000000">
        <w:rPr>
          <w:rtl w:val="0"/>
        </w:rPr>
        <w:t xml:space="preserve">Support investors in making informed decisions using verified data and analytical insights.</w:t>
      </w:r>
    </w:p>
    <w:p w:rsidR="00000000" w:rsidDel="00000000" w:rsidP="00000000" w:rsidRDefault="00000000" w:rsidRPr="00000000" w14:paraId="000000E9">
      <w:pPr>
        <w:numPr>
          <w:ilvl w:val="0"/>
          <w:numId w:val="8"/>
        </w:numPr>
        <w:spacing w:after="0" w:afterAutospacing="0" w:before="0" w:beforeAutospacing="0" w:lineRule="auto"/>
        <w:ind w:left="2160" w:hanging="360"/>
        <w:rPr/>
      </w:pPr>
      <w:r w:rsidDel="00000000" w:rsidR="00000000" w:rsidRPr="00000000">
        <w:rPr>
          <w:rtl w:val="0"/>
        </w:rPr>
        <w:t xml:space="preserve">Enhance transparency in agricultural investment by standardizing how project information is shared between stakeholders.</w:t>
      </w:r>
    </w:p>
    <w:p w:rsidR="00000000" w:rsidDel="00000000" w:rsidP="00000000" w:rsidRDefault="00000000" w:rsidRPr="00000000" w14:paraId="000000EA">
      <w:pPr>
        <w:numPr>
          <w:ilvl w:val="0"/>
          <w:numId w:val="8"/>
        </w:numPr>
        <w:spacing w:after="0" w:afterAutospacing="0" w:before="0" w:beforeAutospacing="0" w:lineRule="auto"/>
        <w:ind w:left="2160" w:hanging="360"/>
        <w:rPr/>
      </w:pPr>
      <w:r w:rsidDel="00000000" w:rsidR="00000000" w:rsidRPr="00000000">
        <w:rPr>
          <w:rtl w:val="0"/>
        </w:rPr>
        <w:t xml:space="preserve">Reduce information asymmetry between farmers and investors to improve investment efficiency.</w:t>
      </w:r>
    </w:p>
    <w:p w:rsidR="00000000" w:rsidDel="00000000" w:rsidP="00000000" w:rsidRDefault="00000000" w:rsidRPr="00000000" w14:paraId="000000EB">
      <w:pPr>
        <w:numPr>
          <w:ilvl w:val="0"/>
          <w:numId w:val="8"/>
        </w:numPr>
        <w:spacing w:after="0" w:afterAutospacing="0" w:before="0" w:beforeAutospacing="0" w:lineRule="auto"/>
        <w:ind w:left="2160" w:hanging="360"/>
        <w:rPr/>
      </w:pPr>
      <w:r w:rsidDel="00000000" w:rsidR="00000000" w:rsidRPr="00000000">
        <w:rPr>
          <w:rtl w:val="0"/>
        </w:rPr>
        <w:t xml:space="preserve">Facilitate access to agricultural investment opportunities through structured and comparable project profiles.</w:t>
      </w:r>
    </w:p>
    <w:p w:rsidR="00000000" w:rsidDel="00000000" w:rsidP="00000000" w:rsidRDefault="00000000" w:rsidRPr="00000000" w14:paraId="000000EC">
      <w:pPr>
        <w:numPr>
          <w:ilvl w:val="0"/>
          <w:numId w:val="8"/>
        </w:numPr>
        <w:spacing w:after="240" w:before="0" w:beforeAutospacing="0" w:lineRule="auto"/>
        <w:ind w:left="2160" w:hanging="360"/>
        <w:rPr/>
      </w:pPr>
      <w:r w:rsidDel="00000000" w:rsidR="00000000" w:rsidRPr="00000000">
        <w:rPr>
          <w:rtl w:val="0"/>
        </w:rPr>
        <w:t xml:space="preserve">Promote data-driven investment practices to increase trust and reduce uncertainty in the agricultural sector.</w:t>
      </w:r>
      <w:r w:rsidDel="00000000" w:rsidR="00000000" w:rsidRPr="00000000">
        <w:rPr>
          <w:rtl w:val="0"/>
        </w:rPr>
      </w:r>
    </w:p>
    <w:p w:rsidR="00000000" w:rsidDel="00000000" w:rsidP="00000000" w:rsidRDefault="00000000" w:rsidRPr="00000000" w14:paraId="000000ED">
      <w:pPr>
        <w:pStyle w:val="Heading2"/>
        <w:spacing w:after="80" w:before="360" w:lineRule="auto"/>
        <w:ind w:left="1440" w:right="0" w:hanging="360"/>
        <w:jc w:val="left"/>
        <w:rPr>
          <w:b w:val="1"/>
          <w:bCs w:val="1"/>
          <w:sz w:val="24"/>
          <w:szCs w:val="24"/>
        </w:rPr>
      </w:pPr>
      <w:bookmarkStart w:colFirst="0" w:colLast="0" w:name="_gdnjxn7mmvbt" w:id="8"/>
      <w:bookmarkEnd w:id="8"/>
      <w:r w:rsidDel="00000000" w:rsidR="00000000" w:rsidRPr="00000000">
        <w:rPr>
          <w:b w:val="1"/>
          <w:bCs w:val="1"/>
          <w:sz w:val="24"/>
          <w:szCs w:val="24"/>
          <w:rtl w:val="0"/>
        </w:rPr>
        <w:t xml:space="preserve">System Scope</w:t>
      </w:r>
    </w:p>
    <w:p w:rsidR="00000000" w:rsidDel="00000000" w:rsidP="00000000" w:rsidRDefault="00000000" w:rsidRPr="00000000" w14:paraId="000000EE">
      <w:pPr>
        <w:pStyle w:val="Heading3"/>
        <w:spacing w:after="80" w:before="280" w:lineRule="auto"/>
        <w:ind w:left="2160" w:hanging="360"/>
        <w:rPr>
          <w:sz w:val="22"/>
          <w:szCs w:val="22"/>
        </w:rPr>
      </w:pPr>
      <w:bookmarkStart w:colFirst="0" w:colLast="0" w:name="_3k8ewv4irq5j" w:id="9"/>
      <w:bookmarkEnd w:id="9"/>
      <w:r w:rsidDel="00000000" w:rsidR="00000000" w:rsidRPr="00000000">
        <w:rPr>
          <w:sz w:val="22"/>
          <w:szCs w:val="22"/>
          <w:rtl w:val="0"/>
        </w:rPr>
        <w:t xml:space="preserve">In-Scope Features</w:t>
      </w:r>
    </w:p>
    <w:p w:rsidR="00000000" w:rsidDel="00000000" w:rsidP="00000000" w:rsidRDefault="00000000" w:rsidRPr="00000000" w14:paraId="000000EF">
      <w:pPr>
        <w:spacing w:after="240" w:before="240" w:lineRule="auto"/>
        <w:ind w:left="2160" w:firstLine="0"/>
        <w:rPr>
          <w:b w:val="1"/>
          <w:bCs w:val="1"/>
        </w:rPr>
      </w:pPr>
      <w:r w:rsidDel="00000000" w:rsidR="00000000" w:rsidRPr="00000000">
        <w:rPr>
          <w:b w:val="1"/>
          <w:bCs w:val="1"/>
          <w:rtl w:val="0"/>
        </w:rPr>
        <w:t xml:space="preserve">Investment System:</w:t>
      </w:r>
    </w:p>
    <w:p w:rsidR="00000000" w:rsidDel="00000000" w:rsidP="00000000" w:rsidRDefault="00000000" w:rsidRPr="00000000" w14:paraId="000000F0">
      <w:pPr>
        <w:numPr>
          <w:ilvl w:val="0"/>
          <w:numId w:val="2"/>
        </w:numPr>
        <w:spacing w:after="0" w:afterAutospacing="0" w:before="240" w:lineRule="auto"/>
        <w:ind w:left="2880" w:hanging="360"/>
        <w:rPr/>
      </w:pPr>
      <w:r w:rsidDel="00000000" w:rsidR="00000000" w:rsidRPr="00000000">
        <w:rPr>
          <w:rtl w:val="0"/>
        </w:rPr>
        <w:t xml:space="preserve">Investor interface for browsing and evaluating agricultural investment opportunities</w:t>
      </w:r>
    </w:p>
    <w:p w:rsidR="00000000" w:rsidDel="00000000" w:rsidP="00000000" w:rsidRDefault="00000000" w:rsidRPr="00000000" w14:paraId="000000F1">
      <w:pPr>
        <w:numPr>
          <w:ilvl w:val="0"/>
          <w:numId w:val="2"/>
        </w:numPr>
        <w:spacing w:after="0" w:afterAutospacing="0" w:before="0" w:beforeAutospacing="0" w:lineRule="auto"/>
        <w:ind w:left="2880" w:hanging="360"/>
        <w:rPr/>
      </w:pPr>
      <w:r w:rsidDel="00000000" w:rsidR="00000000" w:rsidRPr="00000000">
        <w:rPr>
          <w:rtl w:val="0"/>
        </w:rPr>
        <w:t xml:space="preserve">Project profiling tools for presenting structured agricultural investment data</w:t>
      </w:r>
    </w:p>
    <w:p w:rsidR="00000000" w:rsidDel="00000000" w:rsidP="00000000" w:rsidRDefault="00000000" w:rsidRPr="00000000" w14:paraId="000000F2">
      <w:pPr>
        <w:numPr>
          <w:ilvl w:val="0"/>
          <w:numId w:val="2"/>
        </w:numPr>
        <w:spacing w:after="0" w:afterAutospacing="0" w:before="0" w:beforeAutospacing="0" w:lineRule="auto"/>
        <w:ind w:left="2880" w:hanging="360"/>
        <w:rPr/>
      </w:pPr>
      <w:r w:rsidDel="00000000" w:rsidR="00000000" w:rsidRPr="00000000">
        <w:rPr>
          <w:rtl w:val="0"/>
        </w:rPr>
        <w:t xml:space="preserve">Analytical summaries for costs, expected returns, and risk indicators</w:t>
      </w:r>
    </w:p>
    <w:p w:rsidR="00000000" w:rsidDel="00000000" w:rsidP="00000000" w:rsidRDefault="00000000" w:rsidRPr="00000000" w14:paraId="000000F3">
      <w:pPr>
        <w:numPr>
          <w:ilvl w:val="0"/>
          <w:numId w:val="2"/>
        </w:numPr>
        <w:spacing w:after="240" w:before="0" w:beforeAutospacing="0" w:lineRule="auto"/>
        <w:ind w:left="2880" w:hanging="360"/>
        <w:rPr/>
      </w:pPr>
      <w:r w:rsidDel="00000000" w:rsidR="00000000" w:rsidRPr="00000000">
        <w:rPr>
          <w:rtl w:val="0"/>
        </w:rPr>
        <w:t xml:space="preserve">Reporting system providing standardized investment information for decision support</w:t>
      </w:r>
    </w:p>
    <w:p w:rsidR="00000000" w:rsidDel="00000000" w:rsidP="00000000" w:rsidRDefault="00000000" w:rsidRPr="00000000" w14:paraId="000000F4">
      <w:pPr>
        <w:spacing w:after="240" w:before="240" w:lineRule="auto"/>
        <w:ind w:left="2160" w:firstLine="0"/>
        <w:rPr>
          <w:b w:val="1"/>
          <w:bCs w:val="1"/>
        </w:rPr>
      </w:pPr>
      <w:r w:rsidDel="00000000" w:rsidR="00000000" w:rsidRPr="00000000">
        <w:rPr>
          <w:b w:val="1"/>
          <w:bCs w:val="1"/>
          <w:rtl w:val="0"/>
        </w:rPr>
        <w:t xml:space="preserve">Farmer Side:</w:t>
      </w:r>
    </w:p>
    <w:p w:rsidR="00000000" w:rsidDel="00000000" w:rsidP="00000000" w:rsidRDefault="00000000" w:rsidRPr="00000000" w14:paraId="000000F5">
      <w:pPr>
        <w:numPr>
          <w:ilvl w:val="0"/>
          <w:numId w:val="29"/>
        </w:numPr>
        <w:spacing w:after="0" w:afterAutospacing="0" w:before="240" w:lineRule="auto"/>
        <w:ind w:left="2880" w:hanging="360"/>
        <w:rPr/>
      </w:pPr>
      <w:r w:rsidDel="00000000" w:rsidR="00000000" w:rsidRPr="00000000">
        <w:rPr>
          <w:rtl w:val="0"/>
        </w:rPr>
        <w:t xml:space="preserve">Submission of agricultural project data for investment purposes</w:t>
      </w:r>
    </w:p>
    <w:p w:rsidR="00000000" w:rsidDel="00000000" w:rsidP="00000000" w:rsidRDefault="00000000" w:rsidRPr="00000000" w14:paraId="000000F6">
      <w:pPr>
        <w:numPr>
          <w:ilvl w:val="0"/>
          <w:numId w:val="29"/>
        </w:numPr>
        <w:spacing w:after="0" w:afterAutospacing="0" w:before="0" w:beforeAutospacing="0" w:lineRule="auto"/>
        <w:ind w:left="2880" w:hanging="360"/>
        <w:rPr/>
      </w:pPr>
      <w:r w:rsidDel="00000000" w:rsidR="00000000" w:rsidRPr="00000000">
        <w:rPr>
          <w:rtl w:val="0"/>
        </w:rPr>
        <w:t xml:space="preserve">Structured display of key project indicators (land, crops, costs, outputs)</w:t>
      </w:r>
    </w:p>
    <w:p w:rsidR="00000000" w:rsidDel="00000000" w:rsidP="00000000" w:rsidRDefault="00000000" w:rsidRPr="00000000" w14:paraId="000000F7">
      <w:pPr>
        <w:numPr>
          <w:ilvl w:val="0"/>
          <w:numId w:val="29"/>
        </w:numPr>
        <w:spacing w:after="0" w:afterAutospacing="0" w:before="0" w:beforeAutospacing="0" w:lineRule="auto"/>
        <w:ind w:left="2880" w:hanging="360"/>
        <w:rPr/>
      </w:pPr>
      <w:r w:rsidDel="00000000" w:rsidR="00000000" w:rsidRPr="00000000">
        <w:rPr>
          <w:rtl w:val="0"/>
        </w:rPr>
        <w:t xml:space="preserve">Data transparency tools to improve investor confidence</w:t>
      </w:r>
    </w:p>
    <w:p w:rsidR="00000000" w:rsidDel="00000000" w:rsidP="00000000" w:rsidRDefault="00000000" w:rsidRPr="00000000" w14:paraId="000000F8">
      <w:pPr>
        <w:numPr>
          <w:ilvl w:val="0"/>
          <w:numId w:val="29"/>
        </w:numPr>
        <w:spacing w:after="240" w:before="0" w:beforeAutospacing="0" w:lineRule="auto"/>
        <w:ind w:left="2880" w:hanging="360"/>
        <w:rPr/>
      </w:pPr>
      <w:r w:rsidDel="00000000" w:rsidR="00000000" w:rsidRPr="00000000">
        <w:rPr>
          <w:rtl w:val="0"/>
        </w:rPr>
        <w:t xml:space="preserve">Communication channel between farmers and investors for inquiries and negotiation</w:t>
      </w:r>
    </w:p>
    <w:p w:rsidR="00000000" w:rsidDel="00000000" w:rsidP="00000000" w:rsidRDefault="00000000" w:rsidRPr="00000000" w14:paraId="000000F9">
      <w:pPr>
        <w:spacing w:after="240" w:before="240" w:lineRule="auto"/>
        <w:ind w:left="2160" w:firstLine="0"/>
        <w:rPr>
          <w:b w:val="1"/>
          <w:bCs w:val="1"/>
        </w:rPr>
      </w:pPr>
      <w:r w:rsidDel="00000000" w:rsidR="00000000" w:rsidRPr="00000000">
        <w:rPr>
          <w:b w:val="1"/>
          <w:bCs w:val="1"/>
          <w:rtl w:val="0"/>
        </w:rPr>
        <w:t xml:space="preserve">Platform-Wide Features:</w:t>
      </w:r>
    </w:p>
    <w:p w:rsidR="00000000" w:rsidDel="00000000" w:rsidP="00000000" w:rsidRDefault="00000000" w:rsidRPr="00000000" w14:paraId="000000FA">
      <w:pPr>
        <w:numPr>
          <w:ilvl w:val="0"/>
          <w:numId w:val="1"/>
        </w:numPr>
        <w:spacing w:after="0" w:afterAutospacing="0" w:before="240" w:lineRule="auto"/>
        <w:ind w:left="2880" w:hanging="360"/>
        <w:rPr/>
      </w:pPr>
      <w:r w:rsidDel="00000000" w:rsidR="00000000" w:rsidRPr="00000000">
        <w:rPr>
          <w:rtl w:val="0"/>
        </w:rPr>
        <w:t xml:space="preserve">Centralized investment data repository</w:t>
      </w:r>
    </w:p>
    <w:p w:rsidR="00000000" w:rsidDel="00000000" w:rsidP="00000000" w:rsidRDefault="00000000" w:rsidRPr="00000000" w14:paraId="000000FB">
      <w:pPr>
        <w:numPr>
          <w:ilvl w:val="0"/>
          <w:numId w:val="1"/>
        </w:numPr>
        <w:spacing w:after="0" w:afterAutospacing="0" w:before="0" w:beforeAutospacing="0" w:lineRule="auto"/>
        <w:ind w:left="2880" w:hanging="360"/>
        <w:rPr/>
      </w:pPr>
      <w:r w:rsidDel="00000000" w:rsidR="00000000" w:rsidRPr="00000000">
        <w:rPr>
          <w:rtl w:val="0"/>
        </w:rPr>
        <w:t xml:space="preserve">Data analytics for investment insights and trends</w:t>
      </w:r>
    </w:p>
    <w:p w:rsidR="00000000" w:rsidDel="00000000" w:rsidP="00000000" w:rsidRDefault="00000000" w:rsidRPr="00000000" w14:paraId="000000FC">
      <w:pPr>
        <w:numPr>
          <w:ilvl w:val="0"/>
          <w:numId w:val="1"/>
        </w:numPr>
        <w:spacing w:after="0" w:afterAutospacing="0" w:before="0" w:beforeAutospacing="0" w:lineRule="auto"/>
        <w:ind w:left="2880" w:hanging="360"/>
        <w:rPr/>
      </w:pPr>
      <w:r w:rsidDel="00000000" w:rsidR="00000000" w:rsidRPr="00000000">
        <w:rPr>
          <w:rtl w:val="0"/>
        </w:rPr>
        <w:t xml:space="preserve">Secure authentication and role-based access control</w:t>
      </w:r>
    </w:p>
    <w:p w:rsidR="00000000" w:rsidDel="00000000" w:rsidP="00000000" w:rsidRDefault="00000000" w:rsidRPr="00000000" w14:paraId="000000FD">
      <w:pPr>
        <w:numPr>
          <w:ilvl w:val="0"/>
          <w:numId w:val="1"/>
        </w:numPr>
        <w:spacing w:after="240" w:before="0" w:beforeAutospacing="0" w:lineRule="auto"/>
        <w:ind w:left="2880" w:hanging="360"/>
        <w:rPr/>
      </w:pPr>
      <w:r w:rsidDel="00000000" w:rsidR="00000000" w:rsidRPr="00000000">
        <w:rPr>
          <w:rtl w:val="0"/>
        </w:rPr>
        <w:t xml:space="preserve">Multi-user system supporting farmers and investors</w:t>
      </w:r>
      <w:r w:rsidDel="00000000" w:rsidR="00000000" w:rsidRPr="00000000">
        <w:rPr>
          <w:rtl w:val="0"/>
        </w:rPr>
      </w:r>
    </w:p>
    <w:p w:rsidR="00000000" w:rsidDel="00000000" w:rsidP="00000000" w:rsidRDefault="00000000" w:rsidRPr="00000000" w14:paraId="000000FE">
      <w:pPr>
        <w:pStyle w:val="Heading2"/>
        <w:spacing w:after="80" w:before="360" w:lineRule="auto"/>
        <w:ind w:left="2160" w:right="0" w:hanging="360"/>
        <w:jc w:val="left"/>
        <w:rPr>
          <w:b w:val="1"/>
          <w:bCs w:val="1"/>
          <w:sz w:val="22"/>
          <w:szCs w:val="22"/>
        </w:rPr>
      </w:pPr>
      <w:bookmarkStart w:colFirst="0" w:colLast="0" w:name="_vm8hxie98hc" w:id="10"/>
      <w:bookmarkEnd w:id="10"/>
      <w:r w:rsidDel="00000000" w:rsidR="00000000" w:rsidRPr="00000000">
        <w:rPr>
          <w:b w:val="1"/>
          <w:bCs w:val="1"/>
          <w:sz w:val="22"/>
          <w:szCs w:val="22"/>
          <w:rtl w:val="0"/>
        </w:rPr>
        <w:t xml:space="preserve">Out-of-Scope Features</w:t>
      </w:r>
    </w:p>
    <w:p w:rsidR="00000000" w:rsidDel="00000000" w:rsidP="00000000" w:rsidRDefault="00000000" w:rsidRPr="00000000" w14:paraId="000000FF">
      <w:pPr>
        <w:spacing w:after="240" w:before="240" w:lineRule="auto"/>
        <w:ind w:left="2160" w:firstLine="0"/>
        <w:rPr/>
      </w:pPr>
      <w:r w:rsidDel="00000000" w:rsidR="00000000" w:rsidRPr="00000000">
        <w:rPr>
          <w:rtl w:val="0"/>
        </w:rPr>
        <w:t xml:space="preserve">The system explicitly excludes:</w:t>
      </w:r>
    </w:p>
    <w:p w:rsidR="00000000" w:rsidDel="00000000" w:rsidP="00000000" w:rsidRDefault="00000000" w:rsidRPr="00000000" w14:paraId="00000100">
      <w:pPr>
        <w:numPr>
          <w:ilvl w:val="0"/>
          <w:numId w:val="7"/>
        </w:numPr>
        <w:spacing w:after="0" w:afterAutospacing="0" w:before="240" w:lineRule="auto"/>
        <w:ind w:left="2880" w:hanging="360"/>
        <w:rPr/>
      </w:pPr>
      <w:r w:rsidDel="00000000" w:rsidR="00000000" w:rsidRPr="00000000">
        <w:rPr>
          <w:rtl w:val="0"/>
        </w:rPr>
        <w:t xml:space="preserve">Agricultural operations management or farm execution tracking</w:t>
      </w:r>
    </w:p>
    <w:p w:rsidR="00000000" w:rsidDel="00000000" w:rsidP="00000000" w:rsidRDefault="00000000" w:rsidRPr="00000000" w14:paraId="00000101">
      <w:pPr>
        <w:numPr>
          <w:ilvl w:val="0"/>
          <w:numId w:val="7"/>
        </w:numPr>
        <w:spacing w:after="0" w:afterAutospacing="0" w:before="0" w:beforeAutospacing="0" w:lineRule="auto"/>
        <w:ind w:left="2880" w:hanging="360"/>
        <w:rPr/>
      </w:pPr>
      <w:r w:rsidDel="00000000" w:rsidR="00000000" w:rsidRPr="00000000">
        <w:rPr>
          <w:rtl w:val="0"/>
        </w:rPr>
        <w:t xml:space="preserve">Mobile application development (initial release)</w:t>
      </w:r>
    </w:p>
    <w:p w:rsidR="00000000" w:rsidDel="00000000" w:rsidP="00000000" w:rsidRDefault="00000000" w:rsidRPr="00000000" w14:paraId="00000102">
      <w:pPr>
        <w:numPr>
          <w:ilvl w:val="0"/>
          <w:numId w:val="7"/>
        </w:numPr>
        <w:spacing w:after="0" w:afterAutospacing="0" w:before="0" w:beforeAutospacing="0" w:lineRule="auto"/>
        <w:ind w:left="2880" w:hanging="360"/>
        <w:rPr/>
      </w:pPr>
      <w:r w:rsidDel="00000000" w:rsidR="00000000" w:rsidRPr="00000000">
        <w:rPr>
          <w:rtl w:val="0"/>
        </w:rPr>
        <w:t xml:space="preserve">Logistics, transportation, or product delivery services</w:t>
      </w:r>
    </w:p>
    <w:p w:rsidR="00000000" w:rsidDel="00000000" w:rsidP="00000000" w:rsidRDefault="00000000" w:rsidRPr="00000000" w14:paraId="00000103">
      <w:pPr>
        <w:numPr>
          <w:ilvl w:val="0"/>
          <w:numId w:val="7"/>
        </w:numPr>
        <w:spacing w:after="0" w:afterAutospacing="0" w:before="0" w:beforeAutospacing="0" w:lineRule="auto"/>
        <w:ind w:left="2880" w:hanging="360"/>
        <w:rPr/>
      </w:pPr>
      <w:r w:rsidDel="00000000" w:rsidR="00000000" w:rsidRPr="00000000">
        <w:rPr>
          <w:rtl w:val="0"/>
        </w:rPr>
        <w:t xml:space="preserve">Storage, warehousing, or supply chain operations</w:t>
      </w:r>
    </w:p>
    <w:p w:rsidR="00000000" w:rsidDel="00000000" w:rsidP="00000000" w:rsidRDefault="00000000" w:rsidRPr="00000000" w14:paraId="00000104">
      <w:pPr>
        <w:numPr>
          <w:ilvl w:val="0"/>
          <w:numId w:val="7"/>
        </w:numPr>
        <w:spacing w:after="0" w:afterAutospacing="0" w:before="0" w:beforeAutospacing="0" w:lineRule="auto"/>
        <w:ind w:left="2880" w:hanging="360"/>
        <w:rPr/>
      </w:pPr>
      <w:r w:rsidDel="00000000" w:rsidR="00000000" w:rsidRPr="00000000">
        <w:rPr>
          <w:rtl w:val="0"/>
        </w:rPr>
        <w:t xml:space="preserve">Automated farming systems (irrigation, machinery control, etc.)</w:t>
      </w:r>
    </w:p>
    <w:p w:rsidR="00000000" w:rsidDel="00000000" w:rsidP="00000000" w:rsidRDefault="00000000" w:rsidRPr="00000000" w14:paraId="00000105">
      <w:pPr>
        <w:numPr>
          <w:ilvl w:val="0"/>
          <w:numId w:val="7"/>
        </w:numPr>
        <w:spacing w:after="0" w:afterAutospacing="0" w:before="0" w:beforeAutospacing="0" w:lineRule="auto"/>
        <w:ind w:left="2880" w:hanging="360"/>
        <w:rPr/>
      </w:pPr>
      <w:r w:rsidDel="00000000" w:rsidR="00000000" w:rsidRPr="00000000">
        <w:rPr>
          <w:rtl w:val="0"/>
        </w:rPr>
        <w:t xml:space="preserve">Insurance services for agriculture or investments</w:t>
      </w:r>
    </w:p>
    <w:p w:rsidR="00000000" w:rsidDel="00000000" w:rsidP="00000000" w:rsidRDefault="00000000" w:rsidRPr="00000000" w14:paraId="00000106">
      <w:pPr>
        <w:numPr>
          <w:ilvl w:val="0"/>
          <w:numId w:val="7"/>
        </w:numPr>
        <w:spacing w:after="0" w:afterAutospacing="0" w:before="0" w:beforeAutospacing="0" w:lineRule="auto"/>
        <w:ind w:left="2880" w:hanging="360"/>
        <w:rPr/>
      </w:pPr>
      <w:r w:rsidDel="00000000" w:rsidR="00000000" w:rsidRPr="00000000">
        <w:rPr>
          <w:rtl w:val="0"/>
        </w:rPr>
        <w:t xml:space="preserve">Stock market or financial trading integration</w:t>
      </w:r>
    </w:p>
    <w:p w:rsidR="00000000" w:rsidDel="00000000" w:rsidP="00000000" w:rsidRDefault="00000000" w:rsidRPr="00000000" w14:paraId="00000107">
      <w:pPr>
        <w:numPr>
          <w:ilvl w:val="0"/>
          <w:numId w:val="7"/>
        </w:numPr>
        <w:spacing w:after="240" w:before="0" w:beforeAutospacing="0" w:lineRule="auto"/>
        <w:ind w:left="2880" w:hanging="360"/>
        <w:rPr/>
      </w:pPr>
      <w:r w:rsidDel="00000000" w:rsidR="00000000" w:rsidRPr="00000000">
        <w:rPr>
          <w:rtl w:val="0"/>
        </w:rPr>
        <w:t xml:space="preserve">Legal enforcement of contracts beyond documentation support</w:t>
      </w:r>
      <w:r w:rsidDel="00000000" w:rsidR="00000000" w:rsidRPr="00000000">
        <w:rPr>
          <w:rtl w:val="0"/>
        </w:rPr>
      </w:r>
    </w:p>
    <w:p w:rsidR="00000000" w:rsidDel="00000000" w:rsidP="00000000" w:rsidRDefault="00000000" w:rsidRPr="00000000" w14:paraId="00000108">
      <w:pPr>
        <w:pStyle w:val="Heading2"/>
        <w:spacing w:after="80" w:before="360" w:lineRule="auto"/>
        <w:ind w:left="1440" w:right="0" w:hanging="360"/>
        <w:jc w:val="left"/>
        <w:rPr>
          <w:b w:val="1"/>
          <w:bCs w:val="1"/>
          <w:sz w:val="24"/>
          <w:szCs w:val="24"/>
        </w:rPr>
      </w:pPr>
      <w:bookmarkStart w:colFirst="0" w:colLast="0" w:name="_8tlfc316xjn4" w:id="11"/>
      <w:bookmarkEnd w:id="11"/>
      <w:r w:rsidDel="00000000" w:rsidR="00000000" w:rsidRPr="00000000">
        <w:rPr>
          <w:b w:val="1"/>
          <w:bCs w:val="1"/>
          <w:sz w:val="24"/>
          <w:szCs w:val="24"/>
          <w:rtl w:val="0"/>
        </w:rPr>
        <w:t xml:space="preserve">Target Audience and Expected Impact</w:t>
      </w:r>
    </w:p>
    <w:p w:rsidR="00000000" w:rsidDel="00000000" w:rsidP="00000000" w:rsidRDefault="00000000" w:rsidRPr="00000000" w14:paraId="00000109">
      <w:pPr>
        <w:pStyle w:val="Heading3"/>
        <w:spacing w:after="80" w:before="280" w:lineRule="auto"/>
        <w:ind w:left="2160" w:hanging="360"/>
        <w:rPr>
          <w:sz w:val="22"/>
          <w:szCs w:val="22"/>
        </w:rPr>
      </w:pPr>
      <w:bookmarkStart w:colFirst="0" w:colLast="0" w:name="_jrbi033bq7ew" w:id="12"/>
      <w:bookmarkEnd w:id="12"/>
      <w:r w:rsidDel="00000000" w:rsidR="00000000" w:rsidRPr="00000000">
        <w:rPr>
          <w:sz w:val="22"/>
          <w:szCs w:val="22"/>
          <w:rtl w:val="0"/>
        </w:rPr>
        <w:t xml:space="preserve">Target Audience</w:t>
      </w:r>
    </w:p>
    <w:p w:rsidR="00000000" w:rsidDel="00000000" w:rsidP="00000000" w:rsidRDefault="00000000" w:rsidRPr="00000000" w14:paraId="0000010A">
      <w:pPr>
        <w:spacing w:after="240" w:before="240" w:lineRule="auto"/>
        <w:ind w:left="2160" w:firstLine="0"/>
        <w:rPr>
          <w:b w:val="1"/>
          <w:bCs w:val="1"/>
        </w:rPr>
      </w:pPr>
      <w:r w:rsidDel="00000000" w:rsidR="00000000" w:rsidRPr="00000000">
        <w:rPr>
          <w:b w:val="1"/>
          <w:bCs w:val="1"/>
          <w:rtl w:val="0"/>
        </w:rPr>
        <w:t xml:space="preserve">Primary Users:</w:t>
      </w:r>
    </w:p>
    <w:p w:rsidR="00000000" w:rsidDel="00000000" w:rsidP="00000000" w:rsidRDefault="00000000" w:rsidRPr="00000000" w14:paraId="0000010B">
      <w:pPr>
        <w:numPr>
          <w:ilvl w:val="0"/>
          <w:numId w:val="28"/>
        </w:numPr>
        <w:spacing w:after="0" w:afterAutospacing="0" w:before="240" w:lineRule="auto"/>
        <w:ind w:left="2880" w:hanging="360"/>
        <w:rPr/>
      </w:pPr>
      <w:r w:rsidDel="00000000" w:rsidR="00000000" w:rsidRPr="00000000">
        <w:rPr>
          <w:rtl w:val="0"/>
        </w:rPr>
        <w:t xml:space="preserve">Farmers presenting investment opportunities</w:t>
      </w:r>
    </w:p>
    <w:p w:rsidR="00000000" w:rsidDel="00000000" w:rsidP="00000000" w:rsidRDefault="00000000" w:rsidRPr="00000000" w14:paraId="0000010C">
      <w:pPr>
        <w:numPr>
          <w:ilvl w:val="0"/>
          <w:numId w:val="28"/>
        </w:numPr>
        <w:spacing w:after="0" w:afterAutospacing="0" w:before="0" w:beforeAutospacing="0" w:lineRule="auto"/>
        <w:ind w:left="2880" w:hanging="360"/>
        <w:rPr/>
      </w:pPr>
      <w:r w:rsidDel="00000000" w:rsidR="00000000" w:rsidRPr="00000000">
        <w:rPr>
          <w:rtl w:val="0"/>
        </w:rPr>
        <w:t xml:space="preserve">Investors seeking agricultural investment projects</w:t>
      </w:r>
    </w:p>
    <w:p w:rsidR="00000000" w:rsidDel="00000000" w:rsidP="00000000" w:rsidRDefault="00000000" w:rsidRPr="00000000" w14:paraId="0000010D">
      <w:pPr>
        <w:numPr>
          <w:ilvl w:val="0"/>
          <w:numId w:val="28"/>
        </w:numPr>
        <w:spacing w:after="240" w:before="0" w:beforeAutospacing="0" w:lineRule="auto"/>
        <w:ind w:left="2880" w:hanging="360"/>
        <w:rPr/>
      </w:pPr>
      <w:r w:rsidDel="00000000" w:rsidR="00000000" w:rsidRPr="00000000">
        <w:rPr>
          <w:rtl w:val="0"/>
        </w:rPr>
        <w:t xml:space="preserve">Agricultural enterprises looking for structured funding opportunities</w:t>
      </w:r>
    </w:p>
    <w:p w:rsidR="00000000" w:rsidDel="00000000" w:rsidP="00000000" w:rsidRDefault="00000000" w:rsidRPr="00000000" w14:paraId="0000010E">
      <w:pPr>
        <w:spacing w:after="240" w:before="240" w:lineRule="auto"/>
        <w:ind w:left="2160" w:firstLine="0"/>
        <w:rPr>
          <w:b w:val="1"/>
          <w:bCs w:val="1"/>
        </w:rPr>
      </w:pPr>
      <w:r w:rsidDel="00000000" w:rsidR="00000000" w:rsidRPr="00000000">
        <w:rPr>
          <w:b w:val="1"/>
          <w:bCs w:val="1"/>
          <w:rtl w:val="0"/>
        </w:rPr>
        <w:t xml:space="preserve">Secondary Users:</w:t>
      </w:r>
    </w:p>
    <w:p w:rsidR="00000000" w:rsidDel="00000000" w:rsidP="00000000" w:rsidRDefault="00000000" w:rsidRPr="00000000" w14:paraId="0000010F">
      <w:pPr>
        <w:numPr>
          <w:ilvl w:val="0"/>
          <w:numId w:val="30"/>
        </w:numPr>
        <w:spacing w:after="0" w:afterAutospacing="0" w:before="240" w:lineRule="auto"/>
        <w:ind w:left="2880" w:hanging="360"/>
        <w:rPr/>
      </w:pPr>
      <w:r w:rsidDel="00000000" w:rsidR="00000000" w:rsidRPr="00000000">
        <w:rPr>
          <w:rtl w:val="0"/>
        </w:rPr>
        <w:t xml:space="preserve">Government and policy institutions</w:t>
      </w:r>
    </w:p>
    <w:p w:rsidR="00000000" w:rsidDel="00000000" w:rsidP="00000000" w:rsidRDefault="00000000" w:rsidRPr="00000000" w14:paraId="00000110">
      <w:pPr>
        <w:numPr>
          <w:ilvl w:val="0"/>
          <w:numId w:val="30"/>
        </w:numPr>
        <w:spacing w:after="0" w:afterAutospacing="0" w:before="0" w:beforeAutospacing="0" w:lineRule="auto"/>
        <w:ind w:left="2880" w:hanging="360"/>
        <w:rPr/>
      </w:pPr>
      <w:r w:rsidDel="00000000" w:rsidR="00000000" w:rsidRPr="00000000">
        <w:rPr>
          <w:rtl w:val="0"/>
        </w:rPr>
        <w:t xml:space="preserve">Agricultural and economic research bodies</w:t>
      </w:r>
    </w:p>
    <w:p w:rsidR="00000000" w:rsidDel="00000000" w:rsidP="00000000" w:rsidRDefault="00000000" w:rsidRPr="00000000" w14:paraId="00000111">
      <w:pPr>
        <w:numPr>
          <w:ilvl w:val="0"/>
          <w:numId w:val="30"/>
        </w:numPr>
        <w:spacing w:after="240" w:before="0" w:beforeAutospacing="0" w:lineRule="auto"/>
        <w:ind w:left="2880" w:hanging="360"/>
        <w:rPr/>
      </w:pPr>
      <w:r w:rsidDel="00000000" w:rsidR="00000000" w:rsidRPr="00000000">
        <w:rPr>
          <w:rtl w:val="0"/>
        </w:rPr>
        <w:t xml:space="preserve">Financial and agricultural consultants</w:t>
      </w:r>
      <w:r w:rsidDel="00000000" w:rsidR="00000000" w:rsidRPr="00000000">
        <w:rPr>
          <w:rtl w:val="0"/>
        </w:rPr>
      </w:r>
    </w:p>
    <w:p w:rsidR="00000000" w:rsidDel="00000000" w:rsidP="00000000" w:rsidRDefault="00000000" w:rsidRPr="00000000" w14:paraId="00000112">
      <w:pPr>
        <w:pStyle w:val="Heading2"/>
        <w:spacing w:after="80" w:before="360" w:lineRule="auto"/>
        <w:ind w:left="1440" w:right="0" w:hanging="360"/>
        <w:jc w:val="left"/>
        <w:rPr>
          <w:b w:val="1"/>
          <w:bCs w:val="1"/>
          <w:sz w:val="24"/>
          <w:szCs w:val="24"/>
        </w:rPr>
      </w:pPr>
      <w:bookmarkStart w:colFirst="0" w:colLast="0" w:name="_hf2ifx7gqfvh" w:id="13"/>
      <w:bookmarkEnd w:id="13"/>
      <w:r w:rsidDel="00000000" w:rsidR="00000000" w:rsidRPr="00000000">
        <w:rPr>
          <w:b w:val="1"/>
          <w:bCs w:val="1"/>
          <w:sz w:val="24"/>
          <w:szCs w:val="24"/>
          <w:rtl w:val="0"/>
        </w:rPr>
        <w:t xml:space="preserve">Expected Impact</w:t>
      </w:r>
    </w:p>
    <w:p w:rsidR="00000000" w:rsidDel="00000000" w:rsidP="00000000" w:rsidRDefault="00000000" w:rsidRPr="00000000" w14:paraId="00000113">
      <w:pPr>
        <w:pStyle w:val="Heading3"/>
        <w:spacing w:after="80" w:before="280" w:lineRule="auto"/>
        <w:ind w:left="2160" w:hanging="360"/>
        <w:rPr>
          <w:sz w:val="22"/>
          <w:szCs w:val="22"/>
        </w:rPr>
      </w:pPr>
      <w:bookmarkStart w:colFirst="0" w:colLast="0" w:name="_dipjcfqvt6pv" w:id="14"/>
      <w:bookmarkEnd w:id="14"/>
      <w:r w:rsidDel="00000000" w:rsidR="00000000" w:rsidRPr="00000000">
        <w:rPr>
          <w:sz w:val="22"/>
          <w:szCs w:val="22"/>
          <w:rtl w:val="0"/>
        </w:rPr>
        <w:t xml:space="preserve">Economic Impact</w:t>
      </w:r>
    </w:p>
    <w:p w:rsidR="00000000" w:rsidDel="00000000" w:rsidP="00000000" w:rsidRDefault="00000000" w:rsidRPr="00000000" w14:paraId="00000114">
      <w:pPr>
        <w:numPr>
          <w:ilvl w:val="0"/>
          <w:numId w:val="4"/>
        </w:numPr>
        <w:spacing w:after="0" w:afterAutospacing="0" w:before="240" w:lineRule="auto"/>
        <w:ind w:left="2880" w:hanging="360"/>
        <w:rPr/>
      </w:pPr>
      <w:r w:rsidDel="00000000" w:rsidR="00000000" w:rsidRPr="00000000">
        <w:rPr>
          <w:rtl w:val="0"/>
        </w:rPr>
        <w:t xml:space="preserve">Improve agricultural investment flow and capital access</w:t>
      </w:r>
    </w:p>
    <w:p w:rsidR="00000000" w:rsidDel="00000000" w:rsidP="00000000" w:rsidRDefault="00000000" w:rsidRPr="00000000" w14:paraId="00000115">
      <w:pPr>
        <w:numPr>
          <w:ilvl w:val="0"/>
          <w:numId w:val="4"/>
        </w:numPr>
        <w:spacing w:after="0" w:afterAutospacing="0" w:before="0" w:beforeAutospacing="0" w:lineRule="auto"/>
        <w:ind w:left="2880" w:hanging="360"/>
        <w:rPr/>
      </w:pPr>
      <w:r w:rsidDel="00000000" w:rsidR="00000000" w:rsidRPr="00000000">
        <w:rPr>
          <w:rtl w:val="0"/>
        </w:rPr>
        <w:t xml:space="preserve">Reduce investment uncertainty through structured data</w:t>
      </w:r>
    </w:p>
    <w:p w:rsidR="00000000" w:rsidDel="00000000" w:rsidP="00000000" w:rsidRDefault="00000000" w:rsidRPr="00000000" w14:paraId="00000116">
      <w:pPr>
        <w:numPr>
          <w:ilvl w:val="0"/>
          <w:numId w:val="4"/>
        </w:numPr>
        <w:spacing w:after="240" w:before="0" w:beforeAutospacing="0" w:lineRule="auto"/>
        <w:ind w:left="2880" w:hanging="360"/>
        <w:rPr/>
      </w:pPr>
      <w:r w:rsidDel="00000000" w:rsidR="00000000" w:rsidRPr="00000000">
        <w:rPr>
          <w:rtl w:val="0"/>
        </w:rPr>
        <w:t xml:space="preserve">Increase efficiency of matching farmers with investors</w:t>
      </w:r>
    </w:p>
    <w:p w:rsidR="00000000" w:rsidDel="00000000" w:rsidP="00000000" w:rsidRDefault="00000000" w:rsidRPr="00000000" w14:paraId="00000117">
      <w:pPr>
        <w:pStyle w:val="Heading3"/>
        <w:spacing w:after="80" w:before="280" w:lineRule="auto"/>
        <w:ind w:left="2160" w:hanging="360"/>
        <w:rPr>
          <w:sz w:val="22"/>
          <w:szCs w:val="22"/>
        </w:rPr>
      </w:pPr>
      <w:bookmarkStart w:colFirst="0" w:colLast="0" w:name="_hbefodf9lsk3" w:id="15"/>
      <w:bookmarkEnd w:id="15"/>
      <w:r w:rsidDel="00000000" w:rsidR="00000000" w:rsidRPr="00000000">
        <w:rPr>
          <w:sz w:val="22"/>
          <w:szCs w:val="22"/>
          <w:rtl w:val="0"/>
        </w:rPr>
        <w:t xml:space="preserve">Social Impact</w:t>
      </w:r>
    </w:p>
    <w:p w:rsidR="00000000" w:rsidDel="00000000" w:rsidP="00000000" w:rsidRDefault="00000000" w:rsidRPr="00000000" w14:paraId="00000118">
      <w:pPr>
        <w:numPr>
          <w:ilvl w:val="0"/>
          <w:numId w:val="6"/>
        </w:numPr>
        <w:spacing w:after="0" w:afterAutospacing="0" w:before="240" w:lineRule="auto"/>
        <w:ind w:left="2880" w:hanging="360"/>
        <w:rPr/>
      </w:pPr>
      <w:r w:rsidDel="00000000" w:rsidR="00000000" w:rsidRPr="00000000">
        <w:rPr>
          <w:rtl w:val="0"/>
        </w:rPr>
        <w:t xml:space="preserve">Strengthen trust between stakeholders</w:t>
      </w:r>
    </w:p>
    <w:p w:rsidR="00000000" w:rsidDel="00000000" w:rsidP="00000000" w:rsidRDefault="00000000" w:rsidRPr="00000000" w14:paraId="00000119">
      <w:pPr>
        <w:numPr>
          <w:ilvl w:val="0"/>
          <w:numId w:val="6"/>
        </w:numPr>
        <w:spacing w:after="0" w:afterAutospacing="0" w:before="0" w:beforeAutospacing="0" w:lineRule="auto"/>
        <w:ind w:left="2880" w:hanging="360"/>
        <w:rPr/>
      </w:pPr>
      <w:r w:rsidDel="00000000" w:rsidR="00000000" w:rsidRPr="00000000">
        <w:rPr>
          <w:rtl w:val="0"/>
        </w:rPr>
        <w:t xml:space="preserve">Support rural economic development</w:t>
      </w:r>
    </w:p>
    <w:p w:rsidR="00000000" w:rsidDel="00000000" w:rsidP="00000000" w:rsidRDefault="00000000" w:rsidRPr="00000000" w14:paraId="0000011A">
      <w:pPr>
        <w:numPr>
          <w:ilvl w:val="0"/>
          <w:numId w:val="6"/>
        </w:numPr>
        <w:spacing w:after="240" w:before="0" w:beforeAutospacing="0" w:lineRule="auto"/>
        <w:ind w:left="2880" w:hanging="360"/>
        <w:rPr/>
      </w:pPr>
      <w:r w:rsidDel="00000000" w:rsidR="00000000" w:rsidRPr="00000000">
        <w:rPr>
          <w:rtl w:val="0"/>
        </w:rPr>
        <w:t xml:space="preserve">Encourage digital adoption in agriculture</w:t>
      </w:r>
    </w:p>
    <w:p w:rsidR="00000000" w:rsidDel="00000000" w:rsidP="00000000" w:rsidRDefault="00000000" w:rsidRPr="00000000" w14:paraId="0000011B">
      <w:pPr>
        <w:pStyle w:val="Heading3"/>
        <w:spacing w:after="80" w:before="280" w:lineRule="auto"/>
        <w:ind w:left="2160" w:hanging="360"/>
        <w:rPr>
          <w:sz w:val="22"/>
          <w:szCs w:val="22"/>
        </w:rPr>
      </w:pPr>
      <w:bookmarkStart w:colFirst="0" w:colLast="0" w:name="_l3vz1qpzariy" w:id="16"/>
      <w:bookmarkEnd w:id="16"/>
      <w:r w:rsidDel="00000000" w:rsidR="00000000" w:rsidRPr="00000000">
        <w:rPr>
          <w:sz w:val="22"/>
          <w:szCs w:val="22"/>
          <w:rtl w:val="0"/>
        </w:rPr>
        <w:t xml:space="preserve">Technological Impact</w:t>
      </w:r>
    </w:p>
    <w:p w:rsidR="00000000" w:rsidDel="00000000" w:rsidP="00000000" w:rsidRDefault="00000000" w:rsidRPr="00000000" w14:paraId="0000011C">
      <w:pPr>
        <w:numPr>
          <w:ilvl w:val="0"/>
          <w:numId w:val="3"/>
        </w:numPr>
        <w:spacing w:after="0" w:afterAutospacing="0" w:before="240" w:lineRule="auto"/>
        <w:ind w:left="2880" w:hanging="360"/>
        <w:rPr/>
      </w:pPr>
      <w:r w:rsidDel="00000000" w:rsidR="00000000" w:rsidRPr="00000000">
        <w:rPr>
          <w:rtl w:val="0"/>
        </w:rPr>
        <w:t xml:space="preserve">Enable structured agricultural investment data systems</w:t>
      </w:r>
    </w:p>
    <w:p w:rsidR="00000000" w:rsidDel="00000000" w:rsidP="00000000" w:rsidRDefault="00000000" w:rsidRPr="00000000" w14:paraId="0000011D">
      <w:pPr>
        <w:numPr>
          <w:ilvl w:val="0"/>
          <w:numId w:val="3"/>
        </w:numPr>
        <w:spacing w:after="0" w:afterAutospacing="0" w:before="0" w:beforeAutospacing="0" w:lineRule="auto"/>
        <w:ind w:left="2880" w:hanging="360"/>
        <w:rPr/>
      </w:pPr>
      <w:r w:rsidDel="00000000" w:rsidR="00000000" w:rsidRPr="00000000">
        <w:rPr>
          <w:rtl w:val="0"/>
        </w:rPr>
        <w:t xml:space="preserve">Support data-driven investment decision-making</w:t>
      </w:r>
    </w:p>
    <w:p w:rsidR="00000000" w:rsidDel="00000000" w:rsidP="00000000" w:rsidRDefault="00000000" w:rsidRPr="00000000" w14:paraId="0000011E">
      <w:pPr>
        <w:numPr>
          <w:ilvl w:val="0"/>
          <w:numId w:val="3"/>
        </w:numPr>
        <w:spacing w:after="240" w:before="0" w:beforeAutospacing="0" w:lineRule="auto"/>
        <w:ind w:left="2880" w:hanging="360"/>
        <w:rPr/>
      </w:pPr>
      <w:r w:rsidDel="00000000" w:rsidR="00000000" w:rsidRPr="00000000">
        <w:rPr>
          <w:rtl w:val="0"/>
        </w:rPr>
        <w:t xml:space="preserve">Contribute to digital transformation in the agricultural sector</w:t>
      </w:r>
    </w:p>
    <w:p w:rsidR="00000000" w:rsidDel="00000000" w:rsidP="00000000" w:rsidRDefault="00000000" w:rsidRPr="00000000" w14:paraId="0000011F">
      <w:pPr>
        <w:ind w:left="2880" w:firstLine="0"/>
        <w:rPr>
          <w:b w:val="1"/>
          <w:bCs w:val="1"/>
        </w:rPr>
      </w:pPr>
      <w:r w:rsidDel="00000000" w:rsidR="00000000" w:rsidRPr="00000000">
        <w:rPr>
          <w:rtl w:val="0"/>
        </w:rPr>
      </w:r>
    </w:p>
    <w:p w:rsidR="00000000" w:rsidDel="00000000" w:rsidP="00000000" w:rsidRDefault="00000000" w:rsidRPr="00000000" w14:paraId="00000120">
      <w:pPr>
        <w:ind w:left="1440" w:firstLine="0"/>
        <w:rPr>
          <w:b w:val="1"/>
          <w:bCs w:val="1"/>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sectPr>
          <w:type w:val="nextPage"/>
          <w:pgSz w:h="15840" w:w="12240" w:orient="portrait"/>
          <w:pgMar w:bottom="1200" w:top="1520" w:left="1080" w:right="1080" w:header="0" w:footer="1009"/>
        </w:sect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1"/>
        <w:ind w:firstLine="1495"/>
        <w:rPr/>
      </w:pPr>
      <w:r w:rsidDel="00000000" w:rsidR="00000000" w:rsidRPr="00000000">
        <w:rPr>
          <w:color w:val="0d0d0d"/>
          <w:rtl w:val="0"/>
        </w:rPr>
        <w:t xml:space="preserve">CHAPTER 2</w:t>
      </w:r>
      <w:r w:rsidDel="00000000" w:rsidR="00000000" w:rsidRPr="00000000">
        <w:rPr>
          <w:rtl w:val="0"/>
        </w:rPr>
      </w:r>
    </w:p>
    <w:p w:rsidR="00000000" w:rsidDel="00000000" w:rsidP="00000000" w:rsidRDefault="00000000" w:rsidRPr="00000000" w14:paraId="00000127">
      <w:pPr>
        <w:pStyle w:val="Heading2"/>
        <w:ind w:firstLine="1495"/>
        <w:rPr/>
        <w:sectPr>
          <w:type w:val="nextPage"/>
          <w:pgSz w:h="15840" w:w="12240" w:orient="portrait"/>
          <w:pgMar w:bottom="1200" w:top="1820" w:left="1080" w:right="1080" w:header="0" w:footer="1009"/>
        </w:sectPr>
      </w:pPr>
      <w:r w:rsidDel="00000000" w:rsidR="00000000" w:rsidRPr="00000000">
        <w:rPr>
          <w:color w:val="0d0d0d"/>
          <w:rtl w:val="0"/>
        </w:rPr>
        <w:t xml:space="preserve">RELATED WORKS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EXISTING SYSTEMS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79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agricultural technology landscape has witnessed significant growth in recent years, with various platforms attempting to address different aspects of agricultural challenges. This section analyzes existing solutions in three main categories: agricultural investment platforms, farm management systems, and agricultural marketplaces.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2.1.1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Agricultural Investment Platforms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FarmTogether (United States)</w:t>
      </w:r>
    </w:p>
    <w:p w:rsidR="00000000" w:rsidDel="00000000" w:rsidP="00000000" w:rsidRDefault="00000000" w:rsidRPr="00000000" w14:paraId="000001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A crowdfunding platform that allows investors to invest in farmland across the United States</w:t>
      </w:r>
    </w:p>
    <w:p w:rsidR="00000000" w:rsidDel="00000000" w:rsidP="00000000" w:rsidRDefault="00000000" w:rsidRPr="00000000" w14:paraId="000001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Features: Fractional ownership of farmland, professional farm management, transparent reporting</w:t>
      </w:r>
    </w:p>
    <w:p w:rsidR="00000000" w:rsidDel="00000000" w:rsidP="00000000" w:rsidRDefault="00000000" w:rsidRPr="00000000" w14:paraId="000001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Target Market: Primarily U.S. investors and farmland</w:t>
      </w:r>
    </w:p>
    <w:p w:rsidR="00000000" w:rsidDel="00000000" w:rsidP="00000000" w:rsidRDefault="00000000" w:rsidRPr="00000000" w14:paraId="000001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Strengths: Established legal framework, professional management, detailed financial reporting</w:t>
      </w:r>
    </w:p>
    <w:p w:rsidR="00000000" w:rsidDel="00000000" w:rsidP="00000000" w:rsidRDefault="00000000" w:rsidRPr="00000000" w14:paraId="000001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Limitations: Limited to farmland ownership rather than crop-specific investments, no direct farmer participation, U.S.-focused with limited international reach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216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137765</wp:posOffset>
            </wp:positionV>
            <wp:extent cx="6400800" cy="3110230"/>
            <wp:effectExtent b="0" l="0" r="0" t="0"/>
            <wp:wrapSquare wrapText="bothSides" distB="0" distT="0" distL="114300" distR="114300"/>
            <wp:docPr id="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400800" cy="311023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AcreTrader (United States)</w:t>
      </w:r>
    </w:p>
    <w:p w:rsidR="00000000" w:rsidDel="00000000" w:rsidP="00000000" w:rsidRDefault="00000000" w:rsidRPr="00000000" w14:paraId="000001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An online farmland investing platform offering shares in agricultural properties</w:t>
      </w:r>
    </w:p>
    <w:p w:rsidR="00000000" w:rsidDel="00000000" w:rsidP="00000000" w:rsidRDefault="00000000" w:rsidRPr="00000000" w14:paraId="000001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Features: Due diligence reports, land management services, annual reporting</w:t>
      </w:r>
    </w:p>
    <w:p w:rsidR="00000000" w:rsidDel="00000000" w:rsidP="00000000" w:rsidRDefault="00000000" w:rsidRPr="00000000" w14:paraId="000001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Target Market: Accredited investors in the U.S.</w:t>
      </w:r>
    </w:p>
    <w:p w:rsidR="00000000" w:rsidDel="00000000" w:rsidP="00000000" w:rsidRDefault="00000000" w:rsidRPr="00000000" w14:paraId="000001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Strengths: Rigorous vetting process, professional farm operations</w:t>
      </w:r>
    </w:p>
    <w:p w:rsidR="00000000" w:rsidDel="00000000" w:rsidP="00000000" w:rsidRDefault="00000000" w:rsidRPr="00000000" w14:paraId="000001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Limitations: High minimum investment thresholds, focuses on land assets rather than operational farming, excludes small-scale farmers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rPr>
          <w:sz w:val="26"/>
          <w:szCs w:val="26"/>
        </w:rPr>
      </w:pPr>
      <w:r w:rsidDel="00000000" w:rsidR="00000000" w:rsidRPr="00000000">
        <w:rPr>
          <w:sz w:val="26"/>
          <w:szCs w:val="26"/>
        </w:rPr>
        <w:drawing>
          <wp:inline distB="0" distT="0" distL="0" distR="0">
            <wp:extent cx="6400800" cy="3126740"/>
            <wp:effectExtent b="0" l="0" r="0" t="0"/>
            <wp:docPr id="3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400800" cy="312674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b w:val="1"/>
          <w:bCs w:val="1"/>
          <w:sz w:val="26"/>
          <w:szCs w:val="26"/>
        </w:rPr>
      </w:pP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rtl w:val="0"/>
        </w:rPr>
      </w:r>
    </w:p>
    <w:p w:rsidR="00000000" w:rsidDel="00000000" w:rsidP="00000000" w:rsidRDefault="00000000" w:rsidRPr="00000000" w14:paraId="00000141">
      <w:pPr>
        <w:rPr>
          <w:b w:val="1"/>
          <w:bCs w:val="1"/>
          <w:sz w:val="26"/>
          <w:szCs w:val="26"/>
        </w:rPr>
      </w:pP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rtl w:val="0"/>
        </w:rPr>
      </w:r>
    </w:p>
    <w:p w:rsidR="00000000" w:rsidDel="00000000" w:rsidP="00000000" w:rsidRDefault="00000000" w:rsidRPr="00000000" w14:paraId="00000143">
      <w:pPr>
        <w:rPr>
          <w:b w:val="1"/>
          <w:bCs w:val="1"/>
          <w:sz w:val="26"/>
          <w:szCs w:val="26"/>
        </w:rPr>
      </w:pP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rtl w:val="0"/>
        </w:rPr>
      </w:r>
    </w:p>
    <w:p w:rsidR="00000000" w:rsidDel="00000000" w:rsidP="00000000" w:rsidRDefault="00000000" w:rsidRPr="00000000" w14:paraId="00000146">
      <w:pPr>
        <w:rPr>
          <w:b w:val="1"/>
          <w:bCs w:val="1"/>
          <w:sz w:val="26"/>
          <w:szCs w:val="26"/>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rtl w:val="0"/>
        </w:rPr>
      </w:r>
    </w:p>
    <w:p w:rsidR="00000000" w:rsidDel="00000000" w:rsidP="00000000" w:rsidRDefault="00000000" w:rsidRPr="00000000" w14:paraId="00000148">
      <w:pPr>
        <w:rPr>
          <w:b w:val="1"/>
          <w:bCs w:val="1"/>
          <w:sz w:val="26"/>
          <w:szCs w:val="26"/>
        </w:rPr>
      </w:pP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w:t>
      </w:r>
      <w:r w:rsidDel="00000000" w:rsidR="00000000" w:rsidRPr="00000000">
        <w:rPr>
          <w:b w:val="1"/>
          <w:bCs w:val="1"/>
          <w:sz w:val="26"/>
          <w:szCs w:val="26"/>
          <w:rtl w:val="0"/>
        </w:rPr>
        <w:t xml:space="preserve">2</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Regional Arab Platforms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Mazra3ti (Egypt)</w:t>
      </w:r>
    </w:p>
    <w:p w:rsidR="00000000" w:rsidDel="00000000" w:rsidP="00000000" w:rsidRDefault="00000000" w:rsidRPr="00000000" w14:paraId="000001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An agricultural e-commerce platform for selling agricultural products</w:t>
      </w:r>
    </w:p>
    <w:p w:rsidR="00000000" w:rsidDel="00000000" w:rsidP="00000000" w:rsidRDefault="00000000" w:rsidRPr="00000000" w14:paraId="0000014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Features: Online ordering, delivery services</w:t>
      </w:r>
    </w:p>
    <w:p w:rsidR="00000000" w:rsidDel="00000000" w:rsidP="00000000" w:rsidRDefault="00000000" w:rsidRPr="00000000" w14:paraId="0000014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Target Market: Egyptian consumers and farmers</w:t>
      </w:r>
    </w:p>
    <w:p w:rsidR="00000000" w:rsidDel="00000000" w:rsidP="00000000" w:rsidRDefault="00000000" w:rsidRPr="00000000" w14:paraId="0000014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Strengths: Local market understanding, Arabic interface</w:t>
      </w:r>
    </w:p>
    <w:p w:rsidR="00000000" w:rsidDel="00000000" w:rsidP="00000000" w:rsidRDefault="00000000" w:rsidRPr="00000000" w14:paraId="000001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Limitations: Traditional e-commerce model, no investment component, limited to specific regions, basic technology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2">
      <w:pPr>
        <w:rPr>
          <w:sz w:val="26"/>
          <w:szCs w:val="26"/>
        </w:rPr>
      </w:pPr>
      <w:r w:rsidDel="00000000" w:rsidR="00000000" w:rsidRPr="00000000">
        <w:rPr>
          <w:sz w:val="26"/>
          <w:szCs w:val="26"/>
        </w:rPr>
        <w:drawing>
          <wp:inline distB="0" distT="0" distL="0" distR="0">
            <wp:extent cx="6400800" cy="3085465"/>
            <wp:effectExtent b="0" l="0" r="0" t="0"/>
            <wp:docPr id="3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400800" cy="308546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rtl w:val="0"/>
        </w:rPr>
      </w:r>
    </w:p>
    <w:p w:rsidR="00000000" w:rsidDel="00000000" w:rsidP="00000000" w:rsidRDefault="00000000" w:rsidRPr="00000000" w14:paraId="00000154">
      <w:pPr>
        <w:rPr>
          <w:sz w:val="26"/>
          <w:szCs w:val="26"/>
        </w:rPr>
      </w:pP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rPr>
          <w:rtl w:val="0"/>
        </w:rPr>
      </w:r>
    </w:p>
    <w:p w:rsidR="00000000" w:rsidDel="00000000" w:rsidP="00000000" w:rsidRDefault="00000000" w:rsidRPr="00000000" w14:paraId="00000156">
      <w:pPr>
        <w:rPr>
          <w:sz w:val="26"/>
          <w:szCs w:val="26"/>
        </w:rPr>
      </w:pPr>
      <w:r w:rsidDel="00000000" w:rsidR="00000000" w:rsidRPr="00000000">
        <w:rPr>
          <w:rtl w:val="0"/>
        </w:rPr>
      </w:r>
    </w:p>
    <w:p w:rsidR="00000000" w:rsidDel="00000000" w:rsidP="00000000" w:rsidRDefault="00000000" w:rsidRPr="00000000" w14:paraId="00000157">
      <w:pPr>
        <w:rPr>
          <w:sz w:val="26"/>
          <w:szCs w:val="26"/>
        </w:rPr>
      </w:pPr>
      <w:r w:rsidDel="00000000" w:rsidR="00000000" w:rsidRPr="00000000">
        <w:rPr>
          <w:rtl w:val="0"/>
        </w:rPr>
      </w:r>
    </w:p>
    <w:p w:rsidR="00000000" w:rsidDel="00000000" w:rsidP="00000000" w:rsidRDefault="00000000" w:rsidRPr="00000000" w14:paraId="00000158">
      <w:pPr>
        <w:rPr>
          <w:sz w:val="26"/>
          <w:szCs w:val="26"/>
        </w:rPr>
      </w:pPr>
      <w:r w:rsidDel="00000000" w:rsidR="00000000" w:rsidRPr="00000000">
        <w:rPr>
          <w:rtl w:val="0"/>
        </w:rPr>
      </w:r>
    </w:p>
    <w:p w:rsidR="00000000" w:rsidDel="00000000" w:rsidP="00000000" w:rsidRDefault="00000000" w:rsidRPr="00000000" w14:paraId="00000159">
      <w:pPr>
        <w:rPr>
          <w:sz w:val="26"/>
          <w:szCs w:val="26"/>
        </w:rPr>
      </w:pPr>
      <w:r w:rsidDel="00000000" w:rsidR="00000000" w:rsidRPr="00000000">
        <w:rPr>
          <w:rtl w:val="0"/>
        </w:rPr>
      </w:r>
    </w:p>
    <w:p w:rsidR="00000000" w:rsidDel="00000000" w:rsidP="00000000" w:rsidRDefault="00000000" w:rsidRPr="00000000" w14:paraId="0000015A">
      <w:pPr>
        <w:rPr>
          <w:sz w:val="26"/>
          <w:szCs w:val="26"/>
        </w:rPr>
      </w:pPr>
      <w:r w:rsidDel="00000000" w:rsidR="00000000" w:rsidRPr="00000000">
        <w:rPr>
          <w:rtl w:val="0"/>
        </w:rPr>
      </w:r>
    </w:p>
    <w:p w:rsidR="00000000" w:rsidDel="00000000" w:rsidP="00000000" w:rsidRDefault="00000000" w:rsidRPr="00000000" w14:paraId="0000015B">
      <w:pPr>
        <w:rPr>
          <w:sz w:val="26"/>
          <w:szCs w:val="26"/>
        </w:rPr>
      </w:pPr>
      <w:r w:rsidDel="00000000" w:rsidR="00000000" w:rsidRPr="00000000">
        <w:rPr>
          <w:rtl w:val="0"/>
        </w:rPr>
      </w:r>
    </w:p>
    <w:p w:rsidR="00000000" w:rsidDel="00000000" w:rsidP="00000000" w:rsidRDefault="00000000" w:rsidRPr="00000000" w14:paraId="0000015C">
      <w:pPr>
        <w:rPr>
          <w:sz w:val="26"/>
          <w:szCs w:val="26"/>
        </w:rPr>
      </w:pPr>
      <w:r w:rsidDel="00000000" w:rsidR="00000000" w:rsidRPr="00000000">
        <w:rPr>
          <w:rtl w:val="0"/>
        </w:rPr>
      </w:r>
    </w:p>
    <w:p w:rsidR="00000000" w:rsidDel="00000000" w:rsidP="00000000" w:rsidRDefault="00000000" w:rsidRPr="00000000" w14:paraId="0000015D">
      <w:pPr>
        <w:rPr>
          <w:sz w:val="26"/>
          <w:szCs w:val="26"/>
        </w:rPr>
      </w:pPr>
      <w:r w:rsidDel="00000000" w:rsidR="00000000" w:rsidRPr="00000000">
        <w:rPr>
          <w:rtl w:val="0"/>
        </w:rPr>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 COMPARISON &amp; LIMITATIONS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w:t>
      </w:r>
      <w:r w:rsidDel="00000000" w:rsidR="00000000" w:rsidRPr="00000000">
        <w:rPr>
          <w:b w:val="1"/>
          <w:bCs w:val="1"/>
          <w:i w:val="0"/>
          <w:iCs w:val="0"/>
          <w:smallCaps w:val="0"/>
          <w:strike w:val="0"/>
          <w:color w:val="000000"/>
          <w:u w:val="none"/>
          <w:shd w:fill="auto" w:val="clear"/>
          <w:vertAlign w:val="baseline"/>
          <w:rtl w:val="0"/>
        </w:rPr>
        <w:t xml:space="preserve">Comparative Analysis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following table provides a comprehensive comparison of existing systems against key features required for a holistic agricultural ecosystem: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10525.0" w:type="dxa"/>
        <w:jc w:val="left"/>
        <w:tblInd w:w="-455.0" w:type="dxa"/>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3420"/>
        <w:gridCol w:w="1378"/>
        <w:gridCol w:w="1599"/>
        <w:gridCol w:w="1611"/>
        <w:gridCol w:w="1253"/>
        <w:gridCol w:w="1264"/>
        <w:tblGridChange w:id="0">
          <w:tblGrid>
            <w:gridCol w:w="3420"/>
            <w:gridCol w:w="1378"/>
            <w:gridCol w:w="1599"/>
            <w:gridCol w:w="1611"/>
            <w:gridCol w:w="1253"/>
            <w:gridCol w:w="1264"/>
          </w:tblGrid>
        </w:tblGridChange>
      </w:tblGrid>
      <w:tr>
        <w:trPr>
          <w:cantSplit w:val="0"/>
          <w:tblHeader w:val="0"/>
        </w:trPr>
        <w:tc>
          <w:tcPr/>
          <w:p w:rsidR="00000000" w:rsidDel="00000000" w:rsidP="00000000" w:rsidRDefault="00000000" w:rsidRPr="00000000" w14:paraId="00000165">
            <w:pPr>
              <w:rPr/>
            </w:pPr>
            <w:r w:rsidDel="00000000" w:rsidR="00000000" w:rsidRPr="00000000">
              <w:rPr>
                <w:rtl w:val="0"/>
              </w:rPr>
              <w:t xml:space="preserve">Feature/Capability</w:t>
            </w:r>
          </w:p>
        </w:tc>
        <w:tc>
          <w:tcPr/>
          <w:p w:rsidR="00000000" w:rsidDel="00000000" w:rsidP="00000000" w:rsidRDefault="00000000" w:rsidRPr="00000000" w14:paraId="00000166">
            <w:pPr>
              <w:rPr/>
            </w:pPr>
            <w:r w:rsidDel="00000000" w:rsidR="00000000" w:rsidRPr="00000000">
              <w:rPr>
                <w:rtl w:val="0"/>
              </w:rPr>
              <w:t xml:space="preserve">Investment Platforms</w:t>
            </w:r>
          </w:p>
        </w:tc>
        <w:tc>
          <w:tcPr/>
          <w:p w:rsidR="00000000" w:rsidDel="00000000" w:rsidP="00000000" w:rsidRDefault="00000000" w:rsidRPr="00000000" w14:paraId="00000167">
            <w:pPr>
              <w:rPr/>
            </w:pPr>
            <w:r w:rsidDel="00000000" w:rsidR="00000000" w:rsidRPr="00000000">
              <w:rPr>
                <w:rtl w:val="0"/>
              </w:rPr>
              <w:t xml:space="preserve">Management Systems</w:t>
            </w:r>
          </w:p>
        </w:tc>
        <w:tc>
          <w:tcPr/>
          <w:p w:rsidR="00000000" w:rsidDel="00000000" w:rsidP="00000000" w:rsidRDefault="00000000" w:rsidRPr="00000000" w14:paraId="00000168">
            <w:pPr>
              <w:rPr/>
            </w:pPr>
            <w:r w:rsidDel="00000000" w:rsidR="00000000" w:rsidRPr="00000000">
              <w:rPr>
                <w:rtl w:val="0"/>
              </w:rPr>
              <w:t xml:space="preserve">Marketplaces</w:t>
            </w:r>
          </w:p>
        </w:tc>
        <w:tc>
          <w:tcPr/>
          <w:p w:rsidR="00000000" w:rsidDel="00000000" w:rsidP="00000000" w:rsidRDefault="00000000" w:rsidRPr="00000000" w14:paraId="00000169">
            <w:pPr>
              <w:rPr/>
            </w:pPr>
            <w:r w:rsidDel="00000000" w:rsidR="00000000" w:rsidRPr="00000000">
              <w:rPr>
                <w:rtl w:val="0"/>
              </w:rPr>
              <w:t xml:space="preserve">Arab Platforms</w:t>
            </w:r>
          </w:p>
        </w:tc>
        <w:tc>
          <w:tcPr/>
          <w:p w:rsidR="00000000" w:rsidDel="00000000" w:rsidP="00000000" w:rsidRDefault="00000000" w:rsidRPr="00000000" w14:paraId="0000016A">
            <w:pPr>
              <w:rPr/>
            </w:pPr>
            <w:r w:rsidDel="00000000" w:rsidR="00000000" w:rsidRPr="00000000">
              <w:rPr>
                <w:rtl w:val="0"/>
              </w:rPr>
              <w:t xml:space="preserve">Proposed System</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Farmer Investment Access</w:t>
            </w:r>
          </w:p>
        </w:tc>
        <w:tc>
          <w:tcPr/>
          <w:p w:rsidR="00000000" w:rsidDel="00000000" w:rsidP="00000000" w:rsidRDefault="00000000" w:rsidRPr="00000000" w14:paraId="0000016C">
            <w:pPr>
              <w:rPr/>
            </w:pPr>
            <w:r w:rsidDel="00000000" w:rsidR="00000000" w:rsidRPr="00000000">
              <w:rPr>
                <w:rtl w:val="0"/>
              </w:rPr>
              <w:t xml:space="preserve">Limited</w:t>
            </w:r>
          </w:p>
        </w:tc>
        <w:tc>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Direct Farmer-Investor Connection</w:t>
            </w:r>
          </w:p>
        </w:tc>
        <w:tc>
          <w:tcPr/>
          <w:p w:rsidR="00000000" w:rsidDel="00000000" w:rsidP="00000000" w:rsidRDefault="00000000" w:rsidRPr="00000000" w14:paraId="00000172">
            <w:pPr>
              <w:rPr/>
            </w:pPr>
            <w:r w:rsidDel="00000000" w:rsidR="00000000" w:rsidRPr="00000000">
              <w:rPr>
                <w:rtl w:val="0"/>
              </w:rPr>
              <w:t xml:space="preserve">Partial</w:t>
            </w:r>
          </w:p>
        </w:tc>
        <w:tc>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AI-Powered Analytics</w:t>
            </w:r>
          </w:p>
        </w:tc>
        <w:tc>
          <w:tcPr/>
          <w:p w:rsidR="00000000" w:rsidDel="00000000" w:rsidP="00000000" w:rsidRDefault="00000000" w:rsidRPr="00000000" w14:paraId="00000178">
            <w:pPr>
              <w:rPr/>
            </w:pPr>
            <w:r w:rsidDel="00000000" w:rsidR="00000000" w:rsidRPr="00000000">
              <w:rPr>
                <w:rtl w:val="0"/>
              </w:rPr>
              <w:t xml:space="preserve">Basic</w:t>
            </w:r>
          </w:p>
        </w:tc>
        <w:tc>
          <w:tcPr/>
          <w:p w:rsidR="00000000" w:rsidDel="00000000" w:rsidP="00000000" w:rsidRDefault="00000000" w:rsidRPr="00000000" w14:paraId="00000179">
            <w:pPr>
              <w:rPr/>
            </w:pPr>
            <w:r w:rsidDel="00000000" w:rsidR="00000000" w:rsidRPr="00000000">
              <w:rPr>
                <w:rtl w:val="0"/>
              </w:rPr>
              <w:t xml:space="preserve">Partial</w:t>
            </w:r>
          </w:p>
        </w:tc>
        <w:tc>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Real-Time Project Monitoring</w:t>
            </w:r>
          </w:p>
        </w:tc>
        <w:tc>
          <w:tcPr/>
          <w:p w:rsidR="00000000" w:rsidDel="00000000" w:rsidP="00000000" w:rsidRDefault="00000000" w:rsidRPr="00000000" w14:paraId="0000017E">
            <w:pPr>
              <w:rPr/>
            </w:pPr>
            <w:r w:rsidDel="00000000" w:rsidR="00000000" w:rsidRPr="00000000">
              <w:rPr>
                <w:rtl w:val="0"/>
              </w:rPr>
              <w:t xml:space="preserve">Limited</w:t>
            </w:r>
          </w:p>
        </w:tc>
        <w:tc>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Smart Contracts</w:t>
            </w:r>
          </w:p>
        </w:tc>
        <w:tc>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Direct Market Access</w:t>
            </w:r>
          </w:p>
        </w:tc>
        <w:tc>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Partial</w:t>
            </w:r>
          </w:p>
        </w:tc>
        <w:tc>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Partial</w:t>
            </w:r>
          </w:p>
        </w:tc>
        <w:tc>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Transparent Profit Sharing</w:t>
            </w:r>
          </w:p>
        </w:tc>
        <w:tc>
          <w:tcPr/>
          <w:p w:rsidR="00000000" w:rsidDel="00000000" w:rsidP="00000000" w:rsidRDefault="00000000" w:rsidRPr="00000000" w14:paraId="00000190">
            <w:pPr>
              <w:rPr/>
            </w:pPr>
            <w:r w:rsidDel="00000000" w:rsidR="00000000" w:rsidRPr="00000000">
              <w:rPr>
                <w:rtl w:val="0"/>
              </w:rPr>
              <w:t xml:space="preserve">Partial</w:t>
            </w:r>
          </w:p>
        </w:tc>
        <w:tc>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Multi-Stakeholder Platform</w:t>
            </w:r>
          </w:p>
        </w:tc>
        <w:tc>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Partial</w:t>
            </w:r>
          </w:p>
        </w:tc>
        <w:tc>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Arabic Language Support</w:t>
            </w:r>
          </w:p>
        </w:tc>
        <w:tc>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Partial</w:t>
            </w:r>
          </w:p>
        </w:tc>
        <w:tc>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Regional Focus (Arab World)</w:t>
            </w:r>
          </w:p>
        </w:tc>
        <w:tc>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Limited</w:t>
            </w:r>
          </w:p>
        </w:tc>
        <w:tc>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Fractional Investment</w:t>
            </w:r>
          </w:p>
        </w:tc>
        <w:tc>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Integrated Ecosystem</w:t>
            </w:r>
          </w:p>
        </w:tc>
        <w:tc>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Low Entry Barriers</w:t>
            </w:r>
          </w:p>
        </w:tc>
        <w:tc>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Partial</w:t>
            </w:r>
          </w:p>
        </w:tc>
        <w:tc>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Partial</w:t>
            </w:r>
          </w:p>
        </w:tc>
        <w:tc>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Risk Assessment Tools</w:t>
            </w:r>
          </w:p>
        </w:tc>
        <w:tc>
          <w:tcPr/>
          <w:p w:rsidR="00000000" w:rsidDel="00000000" w:rsidP="00000000" w:rsidRDefault="00000000" w:rsidRPr="00000000" w14:paraId="000001BA">
            <w:pPr>
              <w:rPr/>
            </w:pPr>
            <w:r w:rsidDel="00000000" w:rsidR="00000000" w:rsidRPr="00000000">
              <w:rPr>
                <w:rtl w:val="0"/>
              </w:rPr>
              <w:t xml:space="preserve">Basic</w:t>
            </w:r>
          </w:p>
        </w:tc>
        <w:tc>
          <w:tcPr/>
          <w:p w:rsidR="00000000" w:rsidDel="00000000" w:rsidP="00000000" w:rsidRDefault="00000000" w:rsidRPr="00000000" w14:paraId="000001BB">
            <w:pPr>
              <w:rPr/>
            </w:pPr>
            <w:r w:rsidDel="00000000" w:rsidR="00000000" w:rsidRPr="00000000">
              <w:rPr>
                <w:rtl w:val="0"/>
              </w:rPr>
              <w:t xml:space="preserve">Partial</w:t>
            </w:r>
          </w:p>
        </w:tc>
        <w:tc>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Post-Harvest Sales Support</w:t>
            </w:r>
          </w:p>
        </w:tc>
        <w:tc>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Partial</w:t>
            </w:r>
          </w:p>
        </w:tc>
        <w:tc>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b w:val="1"/>
          <w:bCs w:val="1"/>
          <w:sz w:val="26"/>
          <w:szCs w:val="26"/>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2.2.2 Critical Limitations of Existing Solutions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Geographic and Cultural Limitations</w:t>
      </w:r>
    </w:p>
    <w:p w:rsidR="00000000" w:rsidDel="00000000" w:rsidP="00000000" w:rsidRDefault="00000000" w:rsidRPr="00000000" w14:paraId="000001D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Western-Centric Design: Most advanced platforms (FarmTogether, AcreTrader, FarmLogs) are designed for Western agricultural contexts and regulatory frameworks</w:t>
      </w:r>
    </w:p>
    <w:p w:rsidR="00000000" w:rsidDel="00000000" w:rsidP="00000000" w:rsidRDefault="00000000" w:rsidRPr="00000000" w14:paraId="000001D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Language Barriers: Minimal Arabic language support across major platforms</w:t>
      </w:r>
    </w:p>
    <w:p w:rsidR="00000000" w:rsidDel="00000000" w:rsidP="00000000" w:rsidRDefault="00000000" w:rsidRPr="00000000" w14:paraId="000001D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Cultural Misalignment: Investment models don't align with Arab agricultural practices and land ownership structures</w:t>
      </w:r>
    </w:p>
    <w:p w:rsidR="00000000" w:rsidDel="00000000" w:rsidP="00000000" w:rsidRDefault="00000000" w:rsidRPr="00000000" w14:paraId="000001D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Limited Regional Coverage: Existing Arab platforms have limited geographic reach and scalability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Functional Limitations</w:t>
      </w:r>
    </w:p>
    <w:p w:rsidR="00000000" w:rsidDel="00000000" w:rsidP="00000000" w:rsidRDefault="00000000" w:rsidRPr="00000000" w14:paraId="000001D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Fragmented Solutions: No single platform integrates investment, management, and marketplace functions</w:t>
      </w:r>
    </w:p>
    <w:p w:rsidR="00000000" w:rsidDel="00000000" w:rsidP="00000000" w:rsidRDefault="00000000" w:rsidRPr="00000000" w14:paraId="000001D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Limited Farmer Access: Investment platforms often exclude small-scale farmers or require significant minimum investments</w:t>
      </w:r>
    </w:p>
    <w:p w:rsidR="00000000" w:rsidDel="00000000" w:rsidP="00000000" w:rsidRDefault="00000000" w:rsidRPr="00000000" w14:paraId="000001D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Lack of Transparency: Insufficient real-time monitoring and reporting for investors</w:t>
      </w:r>
    </w:p>
    <w:p w:rsidR="00000000" w:rsidDel="00000000" w:rsidP="00000000" w:rsidRDefault="00000000" w:rsidRPr="00000000" w14:paraId="000001D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Smart Automation: Manual processes for contract execution and profit distribution</w:t>
      </w:r>
    </w:p>
    <w:p w:rsidR="00000000" w:rsidDel="00000000" w:rsidP="00000000" w:rsidRDefault="00000000" w:rsidRPr="00000000" w14:paraId="000001D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Weak AI Integration: Limited use of artificial intelligence for decision support and risk assessment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Accessibility Limitations</w:t>
      </w:r>
    </w:p>
    <w:p w:rsidR="00000000" w:rsidDel="00000000" w:rsidP="00000000" w:rsidRDefault="00000000" w:rsidRPr="00000000" w14:paraId="000001D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High Entry Costs: Many platforms require substantial minimum investments or subscription fees</w:t>
      </w:r>
    </w:p>
    <w:p w:rsidR="00000000" w:rsidDel="00000000" w:rsidP="00000000" w:rsidRDefault="00000000" w:rsidRPr="00000000" w14:paraId="000001D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Complex Technology: Sophisticated systems too complex for farmers with limited digital literacy</w:t>
      </w:r>
    </w:p>
    <w:p w:rsidR="00000000" w:rsidDel="00000000" w:rsidP="00000000" w:rsidRDefault="00000000" w:rsidRPr="00000000" w14:paraId="000001E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Infrastructure Requirements: Heavy reliance on advanced infrastructure (satellite, IoT sensors) not available in all regions</w:t>
      </w:r>
    </w:p>
    <w:p w:rsidR="00000000" w:rsidDel="00000000" w:rsidP="00000000" w:rsidRDefault="00000000" w:rsidRPr="00000000" w14:paraId="000001E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Accredited Investor Requirements: Some platforms restricted to accredited or institutional investors</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u w:val="no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Operational Limitations</w:t>
      </w:r>
    </w:p>
    <w:p w:rsidR="00000000" w:rsidDel="00000000" w:rsidP="00000000" w:rsidRDefault="00000000" w:rsidRPr="00000000" w14:paraId="000001E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Intermediary Models: Many marketplaces act as intermediaries rather than true peer-to-peer platforms</w:t>
      </w:r>
    </w:p>
    <w:p w:rsidR="00000000" w:rsidDel="00000000" w:rsidP="00000000" w:rsidRDefault="00000000" w:rsidRPr="00000000" w14:paraId="000001E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Limited Post-Investment Support: Minimal support for harvest, sales, and reinvestment cycles</w:t>
      </w:r>
    </w:p>
    <w:p w:rsidR="00000000" w:rsidDel="00000000" w:rsidP="00000000" w:rsidRDefault="00000000" w:rsidRPr="00000000" w14:paraId="000001E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Weak Verification Systems: Insufficient user verification and project validation mechanisms</w:t>
      </w:r>
    </w:p>
    <w:p w:rsidR="00000000" w:rsidDel="00000000" w:rsidP="00000000" w:rsidRDefault="00000000" w:rsidRPr="00000000" w14:paraId="000001E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End-to-End Solution: Farmers must use multiple disconnected platforms for different needs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9" w:right="0" w:hanging="719"/>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Trust and Security Limitations</w:t>
      </w:r>
    </w:p>
    <w:p w:rsidR="00000000" w:rsidDel="00000000" w:rsidP="00000000" w:rsidRDefault="00000000" w:rsidRPr="00000000" w14:paraId="000001E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Limited Fraud Prevention: Weak mechanisms to prevent fraud or misrepresentation</w:t>
      </w:r>
    </w:p>
    <w:p w:rsidR="00000000" w:rsidDel="00000000" w:rsidP="00000000" w:rsidRDefault="00000000" w:rsidRPr="00000000" w14:paraId="000001E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Opaque Financial Flows: Unclear profit calculation and distribution processes</w:t>
      </w:r>
    </w:p>
    <w:p w:rsidR="00000000" w:rsidDel="00000000" w:rsidP="00000000" w:rsidRDefault="00000000" w:rsidRPr="00000000" w14:paraId="000001E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Dispute Resolution: Minimal structured approaches to handling disagreements</w:t>
      </w:r>
    </w:p>
    <w:p w:rsidR="00000000" w:rsidDel="00000000" w:rsidP="00000000" w:rsidRDefault="00000000" w:rsidRPr="00000000" w14:paraId="000001E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Data Privacy Concerns: Inadequate protection of sensitive agricultural and financial data</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25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sz w:val="26"/>
          <w:szCs w:val="26"/>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sz w:val="26"/>
          <w:szCs w:val="26"/>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sz w:val="26"/>
          <w:szCs w:val="26"/>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sz w:val="26"/>
          <w:szCs w:val="26"/>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sz w:val="26"/>
          <w:szCs w:val="26"/>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sz w:val="26"/>
          <w:szCs w:val="26"/>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 JUSTIFICATION FOR THE PROPOSED SYSTEM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6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2.3.1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Addressing the Market Gap</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proposed Agricultural Investment and Management Platform addresses critical gaps in the existing ecosystem:</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Integrated Multi-Stakeholder Approach</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Unlike existing solutions that serve single stakeholder groups, our platform creates a          complete ecosystem connecting farmers, investors, and buyers. This integration eliminates the need for multiple disconnected tools and creates synergies across the agricultural value chain.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Farmers need funding (investment system), operational management (management system), and market access (marketplace). No existing platform provides all three, forcing stakeholders to navigate fragmented solutions with inconsistent data and processes.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Regional Focus on Arab Agricultural Context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platform is specifically designed for the Arab world's unique agricultural landscape, including</w:t>
      </w:r>
    </w:p>
    <w:p w:rsidR="00000000" w:rsidDel="00000000" w:rsidP="00000000" w:rsidRDefault="00000000" w:rsidRPr="00000000" w14:paraId="0000020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Arabic-first interface and content</w:t>
      </w:r>
    </w:p>
    <w:p w:rsidR="00000000" w:rsidDel="00000000" w:rsidP="00000000" w:rsidRDefault="00000000" w:rsidRPr="00000000" w14:paraId="0000020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Alignment with Islamic finance principles and regional investment preferences</w:t>
      </w:r>
    </w:p>
    <w:p w:rsidR="00000000" w:rsidDel="00000000" w:rsidP="00000000" w:rsidRDefault="00000000" w:rsidRPr="00000000" w14:paraId="0000020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Understanding of local crop types, farming practices, and seasonal cycles</w:t>
      </w:r>
    </w:p>
    <w:p w:rsidR="00000000" w:rsidDel="00000000" w:rsidP="00000000" w:rsidRDefault="00000000" w:rsidRPr="00000000" w14:paraId="0000020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Compliance with regional regulations and agricultural policies</w:t>
      </w:r>
    </w:p>
    <w:p w:rsidR="00000000" w:rsidDel="00000000" w:rsidP="00000000" w:rsidRDefault="00000000" w:rsidRPr="00000000" w14:paraId="000002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Cultural sensitivity in stakeholder interactions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Justification: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Western-designed platforms fail to address Arab-specific needs, while existing regional platforms lack the technological sophistication and comprehensive feature sets. The Arab agricultural market represents $1 trillion in potential by 2030, requiring purpose-built solutions.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AI-Driven Intelligence and Decision Support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Our advanced AI analytics engine goes beyond basic data collection to provide:</w:t>
      </w:r>
    </w:p>
    <w:p w:rsidR="00000000" w:rsidDel="00000000" w:rsidP="00000000" w:rsidRDefault="00000000" w:rsidRPr="00000000" w14:paraId="0000020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Predictive analytics for crop yields and market prices</w:t>
      </w:r>
    </w:p>
    <w:p w:rsidR="00000000" w:rsidDel="00000000" w:rsidP="00000000" w:rsidRDefault="00000000" w:rsidRPr="00000000" w14:paraId="0000020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Risk assessment models specific to regional agricultural conditions</w:t>
      </w:r>
    </w:p>
    <w:p w:rsidR="00000000" w:rsidDel="00000000" w:rsidP="00000000" w:rsidRDefault="00000000" w:rsidRPr="00000000" w14:paraId="0000021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Personalized investment recommendations based on investor preferences and project characteristics</w:t>
      </w:r>
    </w:p>
    <w:p w:rsidR="00000000" w:rsidDel="00000000" w:rsidP="00000000" w:rsidRDefault="00000000" w:rsidRPr="00000000" w14:paraId="0000021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Automated anomaly detection and early warning systems</w:t>
      </w:r>
    </w:p>
    <w:p w:rsidR="00000000" w:rsidDel="00000000" w:rsidP="00000000" w:rsidRDefault="00000000" w:rsidRPr="00000000" w14:paraId="0000021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Performance benchmarking against similar projects and historical data</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Existing platforms offer limited AI capabilities, relying primarily on manual analysis. The complexity and variability of agricultural investments demand intelligent automation to reduce risks and improve decision-making quality.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Inclusive and Accessible Design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8.9999999999998" w:right="0" w:hanging="718.9999999999998"/>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platform democratizes agricultural investment through:</w:t>
      </w:r>
    </w:p>
    <w:p w:rsidR="00000000" w:rsidDel="00000000" w:rsidP="00000000" w:rsidRDefault="00000000" w:rsidRPr="00000000" w14:paraId="0000021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Low minimum investment thresholds enabling fractional ownership</w:t>
      </w:r>
    </w:p>
    <w:p w:rsidR="00000000" w:rsidDel="00000000" w:rsidP="00000000" w:rsidRDefault="00000000" w:rsidRPr="00000000" w14:paraId="0000021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Simple, intuitive interfaces suitable for users with varying digital literacy</w:t>
      </w:r>
    </w:p>
    <w:p w:rsidR="00000000" w:rsidDel="00000000" w:rsidP="00000000" w:rsidRDefault="00000000" w:rsidRPr="00000000" w14:paraId="0000021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Mobile-responsive design for access in rural areas</w:t>
      </w:r>
    </w:p>
    <w:p w:rsidR="00000000" w:rsidDel="00000000" w:rsidP="00000000" w:rsidRDefault="00000000" w:rsidRPr="00000000" w14:paraId="0000021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Support for various payment methods popular in the region</w:t>
      </w:r>
    </w:p>
    <w:p w:rsidR="00000000" w:rsidDel="00000000" w:rsidP="00000000" w:rsidRDefault="00000000" w:rsidRPr="00000000" w14:paraId="0000021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Progressive disclosure of complexity (simple for beginners, powerful for experts)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Existing investment platforms exclude small investors and smallholder farmers through high barriers to entry. Our inclusive design unlocks the vast potential of micro-investments and small-scale farming.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Complete Value Chain Coverage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Our integrated approach covers the entire agricultural cycle:</w:t>
      </w:r>
    </w:p>
    <w:p w:rsidR="00000000" w:rsidDel="00000000" w:rsidP="00000000" w:rsidRDefault="00000000" w:rsidRPr="00000000" w14:paraId="0000021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Pre-Season: Project planning and investment matching</w:t>
      </w:r>
    </w:p>
    <w:p w:rsidR="00000000" w:rsidDel="00000000" w:rsidP="00000000" w:rsidRDefault="00000000" w:rsidRPr="00000000" w14:paraId="0000021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During Season: Real-time monitoring and management</w:t>
      </w:r>
    </w:p>
    <w:p w:rsidR="00000000" w:rsidDel="00000000" w:rsidP="00000000" w:rsidRDefault="00000000" w:rsidRPr="00000000" w14:paraId="0000022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Post-Harvest: Direct market access and sales facilitation</w:t>
      </w:r>
    </w:p>
    <w:p w:rsidR="00000000" w:rsidDel="00000000" w:rsidP="00000000" w:rsidRDefault="00000000" w:rsidRPr="00000000" w14:paraId="0000022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Settlement: Automated profit calculation and distribution</w:t>
      </w:r>
    </w:p>
    <w:p w:rsidR="00000000" w:rsidDel="00000000" w:rsidP="00000000" w:rsidRDefault="00000000" w:rsidRPr="00000000" w14:paraId="0000022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Reinvestment: Encouraging continuous participation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Fragmented solutions create inefficiencies and data gaps. End-to-end coverage ensures seamless transitions between phases and accumulation of valuable longitudinal data.</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2519" w:right="0" w:hanging="719"/>
        <w:jc w:val="righ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8.9999999999998" w:right="0" w:hanging="718.9999999999998"/>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2.3.2 Competitive Advantages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98.9999999999998" w:right="0" w:hanging="718.9999999999998"/>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Our platform offers distinct competitive advantages:</w:t>
      </w:r>
    </w:p>
    <w:p w:rsidR="00000000" w:rsidDel="00000000" w:rsidP="00000000" w:rsidRDefault="00000000" w:rsidRPr="00000000" w14:paraId="0000022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First-Mover Advantage in Arab Markets: First comprehensive agri-tech platform specifically designed for the Arab world</w:t>
      </w:r>
    </w:p>
    <w:p w:rsidR="00000000" w:rsidDel="00000000" w:rsidP="00000000" w:rsidRDefault="00000000" w:rsidRPr="00000000" w14:paraId="0000022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Network Effects: Three-sided marketplace creates powerful network effects as each stakeholder group attracts others</w:t>
      </w:r>
    </w:p>
    <w:p w:rsidR="00000000" w:rsidDel="00000000" w:rsidP="00000000" w:rsidRDefault="00000000" w:rsidRPr="00000000" w14:paraId="0000022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Data Accumulation: Continuous data collection builds valuable datasets for improving AI models and understanding regional agriculture</w:t>
      </w:r>
    </w:p>
    <w:p w:rsidR="00000000" w:rsidDel="00000000" w:rsidP="00000000" w:rsidRDefault="00000000" w:rsidRPr="00000000" w14:paraId="000002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Trust Infrastructure: Verification systems and smart contracts create a foundation of trust that's difficult to replicate</w:t>
      </w:r>
    </w:p>
    <w:p w:rsidR="00000000" w:rsidDel="00000000" w:rsidP="00000000" w:rsidRDefault="00000000" w:rsidRPr="00000000" w14:paraId="0000022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Scalability: Cloud-based architecture and modular design enable rapid expansion across countries and crop types</w:t>
      </w:r>
    </w:p>
    <w:p w:rsidR="00000000" w:rsidDel="00000000" w:rsidP="00000000" w:rsidRDefault="00000000" w:rsidRPr="00000000" w14:paraId="0000022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3" w:line="240" w:lineRule="auto"/>
        <w:ind w:left="2160" w:right="0" w:hanging="360"/>
        <w:jc w:val="left"/>
        <w:rPr>
          <w:rFonts w:ascii="Arial" w:cs="Arial" w:eastAsia="Arial" w:hAnsi="Arial"/>
          <w:b w:val="0"/>
          <w:bCs w:val="0"/>
          <w:i w:val="0"/>
          <w:iCs w:val="0"/>
          <w:smallCaps w:val="0"/>
          <w:strike w:val="0"/>
          <w:color w:val="000000"/>
          <w:shd w:fill="auto" w:val="clear"/>
          <w:vertAlign w:val="baseline"/>
        </w:rPr>
        <w:sectPr>
          <w:type w:val="nextPage"/>
          <w:pgSz w:h="15840" w:w="12240" w:orient="portrait"/>
          <w:pgMar w:bottom="1200" w:top="1820" w:left="1080" w:right="1080" w:header="0" w:footer="1009"/>
        </w:sect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Strategic Partnerships: Opportunities to partner with governments, agricultural organizations, and financial institutions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30">
      <w:pPr>
        <w:pStyle w:val="Heading1"/>
        <w:ind w:firstLine="1495"/>
        <w:rPr/>
      </w:pPr>
      <w:r w:rsidDel="00000000" w:rsidR="00000000" w:rsidRPr="00000000">
        <w:rPr>
          <w:color w:val="0d0d0d"/>
          <w:rtl w:val="0"/>
        </w:rPr>
        <w:t xml:space="preserve">CHAPTER 3</w:t>
      </w:r>
      <w:r w:rsidDel="00000000" w:rsidR="00000000" w:rsidRPr="00000000">
        <w:rPr>
          <w:rtl w:val="0"/>
        </w:rPr>
      </w:r>
    </w:p>
    <w:p w:rsidR="00000000" w:rsidDel="00000000" w:rsidP="00000000" w:rsidRDefault="00000000" w:rsidRPr="00000000" w14:paraId="00000231">
      <w:pPr>
        <w:pStyle w:val="Heading2"/>
        <w:ind w:left="2" w:right="2" w:firstLine="0"/>
        <w:rPr/>
      </w:pPr>
      <w:r w:rsidDel="00000000" w:rsidR="00000000" w:rsidRPr="00000000">
        <w:rPr>
          <w:color w:val="0d0d0d"/>
          <w:rtl w:val="0"/>
        </w:rPr>
        <w:t xml:space="preserve">SYSTEM REQUIREMENTS</w:t>
      </w:r>
      <w:r w:rsidDel="00000000" w:rsidR="00000000" w:rsidRPr="00000000">
        <w:rPr>
          <w:rtl w:val="0"/>
        </w:rPr>
      </w:r>
    </w:p>
    <w:p w:rsidR="00000000" w:rsidDel="00000000" w:rsidP="00000000" w:rsidRDefault="00000000" w:rsidRPr="00000000" w14:paraId="00000232">
      <w:pPr>
        <w:spacing w:before="66" w:lineRule="auto"/>
        <w:ind w:left="1495" w:right="1495" w:firstLine="0"/>
        <w:jc w:val="center"/>
        <w:rPr>
          <w:sz w:val="72"/>
          <w:szCs w:val="72"/>
        </w:rPr>
      </w:pPr>
      <w:r w:rsidDel="00000000" w:rsidR="00000000" w:rsidRPr="00000000">
        <w:rPr>
          <w:color w:val="0d0d0d"/>
          <w:sz w:val="72"/>
          <w:szCs w:val="72"/>
          <w:rtl w:val="0"/>
        </w:rPr>
        <w:t xml:space="preserve">&amp;</w:t>
      </w:r>
      <w:r w:rsidDel="00000000" w:rsidR="00000000" w:rsidRPr="00000000">
        <w:rPr>
          <w:rtl w:val="0"/>
        </w:rPr>
      </w:r>
    </w:p>
    <w:p w:rsidR="00000000" w:rsidDel="00000000" w:rsidP="00000000" w:rsidRDefault="00000000" w:rsidRPr="00000000" w14:paraId="00000233">
      <w:pPr>
        <w:pStyle w:val="Heading2"/>
        <w:spacing w:before="65" w:lineRule="auto"/>
        <w:ind w:firstLine="1495"/>
        <w:rPr/>
        <w:sectPr>
          <w:type w:val="nextPage"/>
          <w:pgSz w:h="15840" w:w="12240" w:orient="portrait"/>
          <w:pgMar w:bottom="1200" w:top="1820" w:left="1080" w:right="1080" w:header="0" w:footer="1009"/>
        </w:sectPr>
      </w:pPr>
      <w:r w:rsidDel="00000000" w:rsidR="00000000" w:rsidRPr="00000000">
        <w:rPr>
          <w:color w:val="0d0d0d"/>
          <w:rtl w:val="0"/>
        </w:rPr>
        <w:t xml:space="preserve">TECHNIQUE</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REQUIREMENTS</w:t>
      </w:r>
    </w:p>
    <w:p w:rsidR="00000000" w:rsidDel="00000000" w:rsidP="00000000" w:rsidRDefault="00000000" w:rsidRPr="00000000" w14:paraId="0000023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53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25"/>
        <w:gridCol w:w="2970"/>
        <w:gridCol w:w="5535"/>
        <w:tblGridChange w:id="0">
          <w:tblGrid>
            <w:gridCol w:w="2025"/>
            <w:gridCol w:w="2970"/>
            <w:gridCol w:w="5535"/>
          </w:tblGrid>
        </w:tblGridChange>
      </w:tblGrid>
      <w:tr>
        <w:trPr>
          <w:cantSplit w:val="0"/>
          <w:tblHeader w:val="0"/>
        </w:trPr>
        <w:tc>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ID</w:t>
            </w:r>
          </w:p>
        </w:tc>
        <w:tc>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Functional Requirement</w:t>
            </w:r>
          </w:p>
        </w:tc>
        <w:tc>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Description (Priority Integrated, Clear &amp; Testable)</w:t>
            </w:r>
          </w:p>
        </w:tc>
      </w:tr>
      <w:tr>
        <w:trPr>
          <w:cantSplit w:val="0"/>
          <w:tblHeader w:val="0"/>
        </w:trPr>
        <w:tc>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FR1</w:t>
            </w:r>
          </w:p>
        </w:tc>
        <w:tc>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User Registration</w:t>
            </w:r>
          </w:p>
        </w:tc>
        <w:tc>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system must enable farmers and investors to register with personal details, farm information, investment interests, and payment preferences. Registration must be secure and verifiable.</w:t>
            </w:r>
          </w:p>
        </w:tc>
      </w:tr>
      <w:tr>
        <w:trPr>
          <w:cantSplit w:val="0"/>
          <w:tblHeader w:val="0"/>
        </w:trPr>
        <w:tc>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FR2</w:t>
            </w:r>
          </w:p>
        </w:tc>
        <w:tc>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User Verification</w:t>
            </w:r>
          </w:p>
        </w:tc>
        <w:tc>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system must verify identities of farmers and investors to prevent fraud using secure authentication methods. Verification must be reliable under normal and peak load conditions.</w:t>
            </w:r>
          </w:p>
        </w:tc>
      </w:tr>
      <w:tr>
        <w:trPr>
          <w:cantSplit w:val="0"/>
          <w:tblHeader w:val="0"/>
        </w:trPr>
        <w:tc>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FR3</w:t>
            </w:r>
          </w:p>
        </w:tc>
        <w:tc>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Project Submission</w:t>
            </w:r>
          </w:p>
        </w:tc>
        <w:tc>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Farmers must submit agricultural project proposals including crop type, estimated cost, expected profit, duration, and potential risks using a structured submission form. The system should provide clear guidance to minimize errors.</w:t>
            </w:r>
          </w:p>
        </w:tc>
      </w:tr>
      <w:tr>
        <w:trPr>
          <w:cantSplit w:val="0"/>
          <w:tblHeader w:val="0"/>
        </w:trPr>
        <w:tc>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FR4</w:t>
            </w:r>
          </w:p>
        </w:tc>
        <w:tc>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Project Approval</w:t>
            </w:r>
          </w:p>
        </w:tc>
        <w:tc>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system must review and approve submitted projects and make them available as "Investable Projects" in the dashboard. Approval processing should be timely and auditable.</w:t>
            </w:r>
          </w:p>
        </w:tc>
      </w:tr>
      <w:tr>
        <w:trPr>
          <w:cantSplit w:val="0"/>
          <w:tblHeader w:val="0"/>
        </w:trPr>
        <w:tc>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FR5</w:t>
            </w:r>
          </w:p>
        </w:tc>
        <w:tc>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Project Display</w:t>
            </w:r>
          </w:p>
        </w:tc>
        <w:tc>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Approved projects must be displayed to investors with full details, images, and expected financial outcomes in a clear and accessible dashboard. Display should load efficiently for multiple users.</w:t>
            </w:r>
          </w:p>
        </w:tc>
      </w:tr>
      <w:tr>
        <w:trPr>
          <w:cantSplit w:val="0"/>
          <w:tblHeader w:val="0"/>
        </w:trPr>
        <w:tc>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FR6</w:t>
            </w:r>
          </w:p>
        </w:tc>
        <w:tc>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Investment Management</w:t>
            </w:r>
          </w:p>
        </w:tc>
        <w:tc>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Investors must be able to fund projects fully or partially, with the system recording agreements and generating smart contracts specifying profit-sharing, responsibilities, and loss allocation. Investment processes should be secure and auditable.</w:t>
            </w:r>
          </w:p>
        </w:tc>
      </w:tr>
      <w:tr>
        <w:trPr>
          <w:cantSplit w:val="0"/>
          <w:tblHeader w:val="0"/>
        </w:trPr>
        <w:tc>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FR7</w:t>
            </w:r>
          </w:p>
        </w:tc>
        <w:tc>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Payment Handling</w:t>
            </w:r>
          </w:p>
        </w:tc>
        <w:tc>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system must facilitate secure electronic payments or escrow account transfers from investors to farmers with encryption and confirmation tracking. Payment processing should be reliable and timely.</w:t>
            </w:r>
          </w:p>
        </w:tc>
      </w:tr>
      <w:tr>
        <w:trPr>
          <w:cantSplit w:val="0"/>
          <w:tblHeader w:val="0"/>
        </w:trPr>
        <w:tc>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FR8</w:t>
            </w:r>
          </w:p>
        </w:tc>
        <w:tc>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Farming Execution Tracking</w:t>
            </w:r>
          </w:p>
        </w:tc>
        <w:tc>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Farmers should update weekly reports including images, videos, and crop status.</w:t>
            </w:r>
          </w:p>
        </w:tc>
      </w:tr>
      <w:tr>
        <w:trPr>
          <w:cantSplit w:val="0"/>
          <w:tblHeader w:val="0"/>
        </w:trPr>
        <w:tc>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FR9</w:t>
            </w:r>
          </w:p>
        </w:tc>
        <w:tc>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Risk Notification</w:t>
            </w:r>
          </w:p>
        </w:tc>
        <w:tc>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system must notify investors immediately in case of issues such as crop disease or natural risks. Notifications should be accurate, timely, and traceable.</w:t>
            </w:r>
          </w:p>
        </w:tc>
      </w:tr>
      <w:tr>
        <w:trPr>
          <w:cantSplit w:val="0"/>
          <w:tblHeader w:val="0"/>
        </w:trPr>
        <w:tc>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FR10</w:t>
            </w:r>
          </w:p>
        </w:tc>
        <w:tc>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Harvest Reporting</w:t>
            </w:r>
          </w:p>
        </w:tc>
        <w:tc>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Farmers should submit actual production and profit reports at harvest, which are verified by the system for accuracy. Reporting should be structured and easy to validate.</w:t>
            </w:r>
          </w:p>
        </w:tc>
      </w:tr>
      <w:tr>
        <w:trPr>
          <w:cantSplit w:val="0"/>
          <w:tblHeader w:val="0"/>
        </w:trPr>
        <w:tc>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FR11</w:t>
            </w:r>
          </w:p>
        </w:tc>
        <w:tc>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Profit and Loss Distribution</w:t>
            </w:r>
          </w:p>
        </w:tc>
        <w:tc>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system must automatically calculate and distribute profits according to contract terms or assign responsibility for losses. Calculations should be auditable and accurate.</w:t>
            </w:r>
          </w:p>
        </w:tc>
      </w:tr>
      <w:tr>
        <w:trPr>
          <w:cantSplit w:val="0"/>
          <w:tblHeader w:val="0"/>
        </w:trPr>
        <w:tc>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FR12</w:t>
            </w:r>
          </w:p>
        </w:tc>
        <w:tc>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Performance Evaluation</w:t>
            </w:r>
          </w:p>
        </w:tc>
        <w:tc>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Upon project completion, the system could allow rating of farmers and investors to improve transparency and credibility. Ratings should be structured and visible to relevant stakeholders.</w:t>
            </w:r>
          </w:p>
        </w:tc>
      </w:tr>
      <w:tr>
        <w:trPr>
          <w:cantSplit w:val="0"/>
          <w:tblHeader w:val="0"/>
        </w:trPr>
        <w:tc>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FR13</w:t>
            </w:r>
          </w:p>
        </w:tc>
        <w:tc>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Reinvestment Option</w:t>
            </w:r>
          </w:p>
        </w:tc>
        <w:tc>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Investors could reinvest profits directly into new projects through the dashboard. The system should facilitate easy selection and confirmation of reinvestment.</w:t>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NON-FUNCTIONAL REQUIREMENTS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0" w:right="0" w:firstLine="0"/>
        <w:jc w:val="left"/>
        <w:rPr>
          <w:b w:val="1"/>
          <w:bCs w:val="1"/>
          <w:sz w:val="24"/>
          <w:szCs w:val="24"/>
        </w:rPr>
      </w:pPr>
      <w:r w:rsidDel="00000000" w:rsidR="00000000" w:rsidRPr="00000000">
        <w:rPr>
          <w:rtl w:val="0"/>
        </w:rPr>
      </w:r>
    </w:p>
    <w:tbl>
      <w:tblPr>
        <w:tblStyle w:val="Table4"/>
        <w:tblW w:w="1027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35"/>
        <w:gridCol w:w="2835"/>
        <w:gridCol w:w="4605"/>
        <w:tblGridChange w:id="0">
          <w:tblGrid>
            <w:gridCol w:w="2835"/>
            <w:gridCol w:w="2835"/>
            <w:gridCol w:w="4605"/>
          </w:tblGrid>
        </w:tblGridChange>
      </w:tblGrid>
      <w:tr>
        <w:trPr>
          <w:cantSplit w:val="0"/>
          <w:tblHeader w:val="0"/>
        </w:trPr>
        <w:tc>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tc>
        <w:tc>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r>
          </w:p>
        </w:tc>
        <w:tc>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Response</w:t>
            </w:r>
          </w:p>
        </w:tc>
        <w:tc>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operation (such as reservation or loading a guide) should execute within 9 seconds.</w:t>
            </w:r>
          </w:p>
        </w:tc>
      </w:tr>
      <w:tr>
        <w:trPr>
          <w:cantSplit w:val="0"/>
          <w:tblHeader w:val="0"/>
        </w:trPr>
        <w:tc>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w:t>
            </w:r>
          </w:p>
        </w:tc>
        <w:tc>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Interface</w:t>
            </w:r>
          </w:p>
        </w:tc>
        <w:tc>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for farmers with minimal technical knowledge: clear icons and Arabic / English text.</w:t>
            </w:r>
          </w:p>
        </w:tc>
      </w:tr>
      <w:tr>
        <w:trPr>
          <w:cantSplit w:val="0"/>
          <w:tblHeader w:val="0"/>
        </w:trPr>
        <w:tc>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w:t>
            </w:r>
          </w:p>
        </w:tc>
        <w:tc>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Recovery</w:t>
            </w:r>
          </w:p>
        </w:tc>
        <w:tc>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should handle input errors gracefully and log failures for review.</w:t>
            </w:r>
          </w:p>
        </w:tc>
      </w:tr>
      <w:tr>
        <w:trPr>
          <w:cantSplit w:val="0"/>
          <w:tblHeader w:val="0"/>
        </w:trPr>
        <w:tc>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tc>
        <w:tc>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Protection</w:t>
            </w:r>
          </w:p>
        </w:tc>
        <w:tc>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information such as user identity and contact info must be encrypted.</w:t>
            </w:r>
          </w:p>
        </w:tc>
      </w:tr>
      <w:tr>
        <w:trPr>
          <w:cantSplit w:val="0"/>
          <w:tblHeader w:val="0"/>
        </w:trPr>
        <w:tc>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w:t>
            </w:r>
          </w:p>
        </w:tc>
        <w:tc>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Ready</w:t>
            </w:r>
          </w:p>
        </w:tc>
        <w:tc>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integrate smoothly with the Investment and Store subsystems under the main platform.</w:t>
            </w:r>
          </w:p>
        </w:tc>
      </w:tr>
      <w:tr>
        <w:trPr>
          <w:cantSplit w:val="0"/>
          <w:tblHeader w:val="0"/>
        </w:trPr>
        <w:tc>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Maintainability</w:t>
            </w:r>
          </w:p>
        </w:tc>
        <w:tc>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 Design</w:t>
            </w:r>
          </w:p>
        </w:tc>
        <w:tc>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as a self-contained module that can be maintained independently.</w:t>
            </w:r>
          </w:p>
        </w:tc>
      </w:tr>
      <w:tr>
        <w:trPr>
          <w:cantSplit w:val="0"/>
          <w:tblHeader w:val="0"/>
        </w:trPr>
        <w:tc>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w:t>
            </w:r>
          </w:p>
        </w:tc>
        <w:tc>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Uptime</w:t>
            </w:r>
          </w:p>
        </w:tc>
        <w:tc>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should remain available 98% of the time for uninterrupted access.</w:t>
            </w:r>
          </w:p>
        </w:tc>
      </w:tr>
      <w:tr>
        <w:trPr>
          <w:cantSplit w:val="0"/>
          <w:tblHeader w:val="0"/>
        </w:trPr>
        <w:tc>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tc>
        <w:tc>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w:t>
            </w:r>
          </w:p>
        </w:tc>
        <w:tc>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with both desktop and mobile devices, supporting right-to-left Arabic layout.</w:t>
            </w:r>
          </w:p>
        </w:tc>
      </w:tr>
      <w:tr>
        <w:trPr>
          <w:cantSplit w:val="0"/>
          <w:tblHeader w:val="0"/>
        </w:trPr>
        <w:tc>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w:t>
            </w:r>
          </w:p>
        </w:tc>
        <w:tc>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Architecture</w:t>
            </w:r>
          </w:p>
        </w:tc>
        <w:tc>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using the same technologies as other main system components for consistency.</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TECHNIQUES AND TOOLS</w:t>
      </w:r>
    </w:p>
    <w:p w:rsidR="00000000" w:rsidDel="00000000" w:rsidP="00000000" w:rsidRDefault="00000000" w:rsidRPr="00000000" w14:paraId="0000028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28A">
      <w:pPr>
        <w:bidi w:val="1"/>
        <w:ind w:left="360" w:firstLine="0"/>
        <w:jc w:val="center"/>
        <w:rPr>
          <w:b w:val="1"/>
          <w:bCs w:val="1"/>
          <w:sz w:val="24"/>
          <w:szCs w:val="24"/>
        </w:rPr>
      </w:pPr>
      <w:r w:rsidDel="00000000" w:rsidR="00000000" w:rsidRPr="00000000">
        <w:rPr>
          <w:b w:val="1"/>
          <w:bCs w:val="1"/>
          <w:sz w:val="24"/>
          <w:szCs w:val="24"/>
          <w:rtl w:val="0"/>
        </w:rPr>
        <w:t xml:space="preserve">Frontend Development</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147376</wp:posOffset>
            </wp:positionV>
            <wp:extent cx="914400" cy="914400"/>
            <wp:effectExtent b="0" l="0" r="0" t="0"/>
            <wp:wrapSquare wrapText="bothSides" distB="0" distT="0" distL="114300" distR="11430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bidi w:val="1"/>
        <w:jc w:val="right"/>
        <w:rPr>
          <w:sz w:val="24"/>
          <w:szCs w:val="24"/>
        </w:rPr>
      </w:pPr>
      <w:r w:rsidDel="00000000" w:rsidR="00000000" w:rsidRPr="00000000">
        <w:rPr>
          <w:b w:val="1"/>
          <w:bCs w:val="1"/>
          <w:sz w:val="24"/>
          <w:szCs w:val="24"/>
          <w:rtl w:val="0"/>
        </w:rPr>
        <w:t xml:space="preserve">React.js</w:t>
      </w:r>
      <w:r w:rsidDel="00000000" w:rsidR="00000000" w:rsidRPr="00000000">
        <w:rPr>
          <w:sz w:val="24"/>
          <w:szCs w:val="24"/>
          <w:rtl w:val="0"/>
        </w:rPr>
        <w:t xml:space="preserve"> was used to develop the frontend of the Agri-Pro Platform due to its</w:t>
        <w:br w:type="textWrapping"/>
        <w:t xml:space="preserve">component-based architecture and ability to build scalable and responsive user interfaces.</w:t>
        <w:br w:type="textWrapping"/>
        <w:t xml:space="preserve">Reusable components were implemented for dashboards, project cards, investment summaries,</w:t>
        <w:br w:type="textWrapping"/>
        <w:t xml:space="preserve">and product listings. Role-based rendering was applied to provide customized views for</w:t>
        <w:br w:type="textWrapping"/>
        <w:t xml:space="preserve">Farmers, Investors, Buyers, and Admins.</w:t>
      </w:r>
    </w:p>
    <w:p w:rsidR="00000000" w:rsidDel="00000000" w:rsidP="00000000" w:rsidRDefault="00000000" w:rsidRPr="00000000" w14:paraId="0000028F">
      <w:pPr>
        <w:bidi w:val="1"/>
        <w:jc w:val="right"/>
        <w:rPr>
          <w:sz w:val="24"/>
          <w:szCs w:val="24"/>
        </w:rPr>
      </w:pPr>
      <w:r w:rsidDel="00000000" w:rsidR="00000000" w:rsidRPr="00000000">
        <w:rPr>
          <w:rtl w:val="0"/>
        </w:rPr>
      </w:r>
    </w:p>
    <w:p w:rsidR="00000000" w:rsidDel="00000000" w:rsidP="00000000" w:rsidRDefault="00000000" w:rsidRPr="00000000" w14:paraId="00000290">
      <w:pPr>
        <w:bidi w:val="1"/>
        <w:jc w:val="right"/>
        <w:rPr>
          <w:sz w:val="24"/>
          <w:szCs w:val="24"/>
        </w:rPr>
      </w:pPr>
      <w:r w:rsidDel="00000000" w:rsidR="00000000" w:rsidRPr="00000000">
        <w:rPr>
          <w:rtl w:val="0"/>
        </w:rPr>
      </w:r>
    </w:p>
    <w:p w:rsidR="00000000" w:rsidDel="00000000" w:rsidP="00000000" w:rsidRDefault="00000000" w:rsidRPr="00000000" w14:paraId="00000291">
      <w:pPr>
        <w:bidi w:val="1"/>
        <w:jc w:val="right"/>
        <w:rPr>
          <w:sz w:val="24"/>
          <w:szCs w:val="24"/>
        </w:rPr>
      </w:pPr>
      <w:r w:rsidDel="00000000" w:rsidR="00000000" w:rsidRPr="00000000">
        <w:rPr>
          <w:rtl w:val="0"/>
        </w:rPr>
      </w:r>
    </w:p>
    <w:p w:rsidR="00000000" w:rsidDel="00000000" w:rsidP="00000000" w:rsidRDefault="00000000" w:rsidRPr="00000000" w14:paraId="00000292">
      <w:pPr>
        <w:bidi w:val="1"/>
        <w:jc w:val="right"/>
        <w:rPr>
          <w:sz w:val="24"/>
          <w:szCs w:val="24"/>
        </w:rPr>
      </w:pPr>
      <w:r w:rsidDel="00000000" w:rsidR="00000000" w:rsidRPr="00000000">
        <w:rPr>
          <w:sz w:val="24"/>
          <w:szCs w:val="24"/>
        </w:rPr>
        <w:drawing>
          <wp:inline distB="0" distT="0" distL="0" distR="0">
            <wp:extent cx="952500" cy="952500"/>
            <wp:effectExtent b="0" l="0" r="0" t="0"/>
            <wp:docPr id="3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bidi w:val="1"/>
        <w:jc w:val="right"/>
        <w:rPr>
          <w:sz w:val="24"/>
          <w:szCs w:val="24"/>
        </w:rPr>
      </w:pPr>
      <w:r w:rsidDel="00000000" w:rsidR="00000000" w:rsidRPr="00000000">
        <w:rPr>
          <w:b w:val="1"/>
          <w:bCs w:val="1"/>
          <w:sz w:val="24"/>
          <w:szCs w:val="24"/>
          <w:rtl w:val="0"/>
        </w:rPr>
        <w:t xml:space="preserve">Tailwind CSS</w:t>
      </w:r>
      <w:r w:rsidDel="00000000" w:rsidR="00000000" w:rsidRPr="00000000">
        <w:rPr>
          <w:sz w:val="24"/>
          <w:szCs w:val="24"/>
          <w:rtl w:val="0"/>
        </w:rPr>
        <w:t xml:space="preserve"> was used for styling due to its utility-first approach, enabling rapid UI</w:t>
        <w:br w:type="textWrapping"/>
        <w:t xml:space="preserve">development and consistent design across the platform. Responsive layouts were implemented</w:t>
        <w:br w:type="textWrapping"/>
        <w:t xml:space="preserve">using predefined breakpoints to support Desktop, Tablet, and Mobile devices.</w:t>
      </w:r>
    </w:p>
    <w:p w:rsidR="00000000" w:rsidDel="00000000" w:rsidP="00000000" w:rsidRDefault="00000000" w:rsidRPr="00000000" w14:paraId="00000294">
      <w:pPr>
        <w:bidi w:val="1"/>
        <w:jc w:val="right"/>
        <w:rPr>
          <w:sz w:val="24"/>
          <w:szCs w:val="24"/>
        </w:rPr>
      </w:pPr>
      <w:r w:rsidDel="00000000" w:rsidR="00000000" w:rsidRPr="00000000">
        <w:rPr>
          <w:rtl w:val="0"/>
        </w:rPr>
      </w:r>
    </w:p>
    <w:p w:rsidR="00000000" w:rsidDel="00000000" w:rsidP="00000000" w:rsidRDefault="00000000" w:rsidRPr="00000000" w14:paraId="00000295">
      <w:pPr>
        <w:bidi w:val="1"/>
        <w:jc w:val="right"/>
        <w:rPr>
          <w:sz w:val="24"/>
          <w:szCs w:val="24"/>
        </w:rPr>
      </w:pPr>
      <w:r w:rsidDel="00000000" w:rsidR="00000000" w:rsidRPr="00000000">
        <w:rPr>
          <w:rtl w:val="0"/>
        </w:rPr>
      </w:r>
    </w:p>
    <w:p w:rsidR="00000000" w:rsidDel="00000000" w:rsidP="00000000" w:rsidRDefault="00000000" w:rsidRPr="00000000" w14:paraId="00000296">
      <w:pPr>
        <w:bidi w:val="1"/>
        <w:jc w:val="right"/>
        <w:rPr>
          <w:sz w:val="24"/>
          <w:szCs w:val="24"/>
        </w:rPr>
      </w:pPr>
      <w:r w:rsidDel="00000000" w:rsidR="00000000" w:rsidRPr="00000000">
        <w:rPr>
          <w:rtl w:val="0"/>
        </w:rPr>
      </w:r>
    </w:p>
    <w:p w:rsidR="00000000" w:rsidDel="00000000" w:rsidP="00000000" w:rsidRDefault="00000000" w:rsidRPr="00000000" w14:paraId="00000297">
      <w:pPr>
        <w:bidi w:val="1"/>
        <w:jc w:val="right"/>
        <w:rPr>
          <w:sz w:val="24"/>
          <w:szCs w:val="24"/>
        </w:rPr>
      </w:pPr>
      <w:r w:rsidDel="00000000" w:rsidR="00000000" w:rsidRPr="00000000">
        <w:rPr>
          <w:rtl w:val="0"/>
        </w:rPr>
      </w:r>
    </w:p>
    <w:p w:rsidR="00000000" w:rsidDel="00000000" w:rsidP="00000000" w:rsidRDefault="00000000" w:rsidRPr="00000000" w14:paraId="00000298">
      <w:pPr>
        <w:bidi w:val="1"/>
        <w:jc w:val="right"/>
        <w:rPr>
          <w:sz w:val="24"/>
          <w:szCs w:val="24"/>
        </w:rPr>
      </w:pPr>
      <w:r w:rsidDel="00000000" w:rsidR="00000000" w:rsidRPr="00000000">
        <w:rPr>
          <w:sz w:val="24"/>
          <w:szCs w:val="24"/>
        </w:rPr>
        <w:drawing>
          <wp:inline distB="0" distT="0" distL="0" distR="0">
            <wp:extent cx="952500" cy="952500"/>
            <wp:effectExtent b="0" l="0" r="0" t="0"/>
            <wp:docPr id="3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952500" cy="95250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0" distT="0" distL="0" distR="0">
            <wp:extent cx="952500" cy="952500"/>
            <wp:effectExtent b="0" l="0" r="0" t="0"/>
            <wp:docPr id="36"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bidi w:val="1"/>
        <w:jc w:val="right"/>
        <w:rPr>
          <w:sz w:val="24"/>
          <w:szCs w:val="24"/>
        </w:rPr>
      </w:pPr>
      <w:r w:rsidDel="00000000" w:rsidR="00000000" w:rsidRPr="00000000">
        <w:rPr>
          <w:rtl w:val="0"/>
        </w:rPr>
      </w:r>
    </w:p>
    <w:p w:rsidR="00000000" w:rsidDel="00000000" w:rsidP="00000000" w:rsidRDefault="00000000" w:rsidRPr="00000000" w14:paraId="0000029A">
      <w:pPr>
        <w:bidi w:val="1"/>
        <w:jc w:val="right"/>
        <w:rPr>
          <w:sz w:val="24"/>
          <w:szCs w:val="24"/>
        </w:rPr>
      </w:pPr>
      <w:r w:rsidDel="00000000" w:rsidR="00000000" w:rsidRPr="00000000">
        <w:rPr>
          <w:b w:val="1"/>
          <w:bCs w:val="1"/>
          <w:sz w:val="24"/>
          <w:szCs w:val="24"/>
          <w:rtl w:val="0"/>
        </w:rPr>
        <w:t xml:space="preserve">Vite and npm</w:t>
      </w:r>
      <w:r w:rsidDel="00000000" w:rsidR="00000000" w:rsidRPr="00000000">
        <w:rPr>
          <w:sz w:val="24"/>
          <w:szCs w:val="24"/>
          <w:rtl w:val="0"/>
        </w:rPr>
        <w:t xml:space="preserve"> were used as build and package management tools to ensure fast development,</w:t>
        <w:br w:type="textWrapping"/>
        <w:t xml:space="preserve">efficient dependency management, and optimized production builds.</w:t>
      </w:r>
    </w:p>
    <w:p w:rsidR="00000000" w:rsidDel="00000000" w:rsidP="00000000" w:rsidRDefault="00000000" w:rsidRPr="00000000" w14:paraId="0000029B">
      <w:pPr>
        <w:bidi w:val="1"/>
        <w:jc w:val="right"/>
        <w:rPr>
          <w:sz w:val="24"/>
          <w:szCs w:val="24"/>
        </w:rPr>
      </w:pPr>
      <w:r w:rsidDel="00000000" w:rsidR="00000000" w:rsidRPr="00000000">
        <w:rPr>
          <w:rtl w:val="0"/>
        </w:rPr>
      </w:r>
    </w:p>
    <w:p w:rsidR="00000000" w:rsidDel="00000000" w:rsidP="00000000" w:rsidRDefault="00000000" w:rsidRPr="00000000" w14:paraId="0000029C">
      <w:pPr>
        <w:bidi w:val="1"/>
        <w:jc w:val="right"/>
        <w:rPr>
          <w:sz w:val="24"/>
          <w:szCs w:val="24"/>
        </w:rPr>
      </w:pPr>
      <w:r w:rsidDel="00000000" w:rsidR="00000000" w:rsidRPr="00000000">
        <w:rPr>
          <w:rtl w:val="0"/>
        </w:rPr>
      </w:r>
    </w:p>
    <w:p w:rsidR="00000000" w:rsidDel="00000000" w:rsidP="00000000" w:rsidRDefault="00000000" w:rsidRPr="00000000" w14:paraId="0000029D">
      <w:pPr>
        <w:bidi w:val="1"/>
        <w:jc w:val="right"/>
        <w:rPr>
          <w:sz w:val="24"/>
          <w:szCs w:val="24"/>
        </w:rPr>
      </w:pPr>
      <w:r w:rsidDel="00000000" w:rsidR="00000000" w:rsidRPr="00000000">
        <w:rPr>
          <w:rtl w:val="0"/>
        </w:rPr>
      </w:r>
    </w:p>
    <w:p w:rsidR="00000000" w:rsidDel="00000000" w:rsidP="00000000" w:rsidRDefault="00000000" w:rsidRPr="00000000" w14:paraId="0000029E">
      <w:pPr>
        <w:bidi w:val="1"/>
        <w:jc w:val="right"/>
        <w:rPr>
          <w:sz w:val="24"/>
          <w:szCs w:val="24"/>
        </w:rPr>
      </w:pPr>
      <w:r w:rsidDel="00000000" w:rsidR="00000000" w:rsidRPr="00000000">
        <w:rPr>
          <w:rtl w:val="0"/>
        </w:rPr>
      </w:r>
    </w:p>
    <w:p w:rsidR="00000000" w:rsidDel="00000000" w:rsidP="00000000" w:rsidRDefault="00000000" w:rsidRPr="00000000" w14:paraId="0000029F">
      <w:pPr>
        <w:bidi w:val="1"/>
        <w:rPr>
          <w:sz w:val="24"/>
          <w:szCs w:val="24"/>
        </w:rPr>
      </w:pPr>
      <w:r w:rsidDel="00000000" w:rsidR="00000000" w:rsidRPr="00000000">
        <w:rPr>
          <w:rtl w:val="0"/>
        </w:rPr>
      </w:r>
    </w:p>
    <w:p w:rsidR="00000000" w:rsidDel="00000000" w:rsidP="00000000" w:rsidRDefault="00000000" w:rsidRPr="00000000" w14:paraId="000002A0">
      <w:pPr>
        <w:bidi w:val="1"/>
        <w:rPr>
          <w:sz w:val="24"/>
          <w:szCs w:val="24"/>
        </w:rPr>
      </w:pPr>
      <w:r w:rsidDel="00000000" w:rsidR="00000000" w:rsidRPr="00000000">
        <w:rPr>
          <w:rtl w:val="0"/>
        </w:rPr>
      </w:r>
    </w:p>
    <w:p w:rsidR="00000000" w:rsidDel="00000000" w:rsidP="00000000" w:rsidRDefault="00000000" w:rsidRPr="00000000" w14:paraId="000002A1">
      <w:pPr>
        <w:bidi w:val="1"/>
        <w:jc w:val="center"/>
        <w:rPr>
          <w:b w:val="1"/>
          <w:bCs w:val="1"/>
          <w:sz w:val="24"/>
          <w:szCs w:val="24"/>
        </w:rPr>
      </w:pPr>
      <w:r w:rsidDel="00000000" w:rsidR="00000000" w:rsidRPr="00000000">
        <w:rPr>
          <w:b w:val="1"/>
          <w:bCs w:val="1"/>
          <w:sz w:val="24"/>
          <w:szCs w:val="24"/>
          <w:rtl w:val="0"/>
        </w:rPr>
        <w:t xml:space="preserve">Backend Development</w:t>
      </w:r>
      <w:r w:rsidDel="00000000" w:rsidR="00000000" w:rsidRPr="00000000">
        <w:drawing>
          <wp:anchor allowOverlap="1" behindDoc="0" distB="0" distT="0" distL="114300" distR="114300" hidden="0" layoutInCell="1" locked="0" relativeHeight="0" simplePos="0">
            <wp:simplePos x="0" y="0"/>
            <wp:positionH relativeFrom="column">
              <wp:posOffset>1222099</wp:posOffset>
            </wp:positionH>
            <wp:positionV relativeFrom="paragraph">
              <wp:posOffset>173410</wp:posOffset>
            </wp:positionV>
            <wp:extent cx="952500" cy="952500"/>
            <wp:effectExtent b="0" l="0" r="0" t="0"/>
            <wp:wrapSquare wrapText="bothSides" distB="0" distT="0" distL="114300" distR="114300"/>
            <wp:docPr id="2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2A2">
      <w:pPr>
        <w:bidi w:val="1"/>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6378</wp:posOffset>
            </wp:positionV>
            <wp:extent cx="952500" cy="952500"/>
            <wp:effectExtent b="0" l="0" r="0" t="0"/>
            <wp:wrapSquare wrapText="bothSides" distB="0" distT="0" distL="114300" distR="114300"/>
            <wp:docPr id="1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2A3">
      <w:pPr>
        <w:bidi w:val="1"/>
        <w:jc w:val="center"/>
        <w:rPr>
          <w:b w:val="1"/>
          <w:bCs w:val="1"/>
          <w:sz w:val="24"/>
          <w:szCs w:val="24"/>
        </w:rPr>
      </w:pPr>
      <w:r w:rsidDel="00000000" w:rsidR="00000000" w:rsidRPr="00000000">
        <w:rPr>
          <w:rtl w:val="0"/>
        </w:rPr>
      </w:r>
    </w:p>
    <w:p w:rsidR="00000000" w:rsidDel="00000000" w:rsidP="00000000" w:rsidRDefault="00000000" w:rsidRPr="00000000" w14:paraId="000002A4">
      <w:pPr>
        <w:bidi w:val="1"/>
        <w:jc w:val="center"/>
        <w:rPr>
          <w:b w:val="1"/>
          <w:bCs w:val="1"/>
          <w:sz w:val="24"/>
          <w:szCs w:val="24"/>
        </w:rPr>
      </w:pPr>
      <w:r w:rsidDel="00000000" w:rsidR="00000000" w:rsidRPr="00000000">
        <w:rPr>
          <w:rtl w:val="0"/>
        </w:rPr>
      </w:r>
    </w:p>
    <w:p w:rsidR="00000000" w:rsidDel="00000000" w:rsidP="00000000" w:rsidRDefault="00000000" w:rsidRPr="00000000" w14:paraId="000002A5">
      <w:pPr>
        <w:bidi w:val="1"/>
        <w:jc w:val="center"/>
        <w:rPr>
          <w:b w:val="1"/>
          <w:bCs w:val="1"/>
          <w:sz w:val="24"/>
          <w:szCs w:val="24"/>
        </w:rPr>
      </w:pPr>
      <w:r w:rsidDel="00000000" w:rsidR="00000000" w:rsidRPr="00000000">
        <w:rPr>
          <w:rtl w:val="0"/>
        </w:rPr>
      </w:r>
    </w:p>
    <w:p w:rsidR="00000000" w:rsidDel="00000000" w:rsidP="00000000" w:rsidRDefault="00000000" w:rsidRPr="00000000" w14:paraId="000002A6">
      <w:pPr>
        <w:bidi w:val="1"/>
        <w:jc w:val="center"/>
        <w:rPr>
          <w:b w:val="1"/>
          <w:bCs w:val="1"/>
          <w:sz w:val="24"/>
          <w:szCs w:val="24"/>
        </w:rPr>
      </w:pPr>
      <w:r w:rsidDel="00000000" w:rsidR="00000000" w:rsidRPr="00000000">
        <w:rPr>
          <w:rtl w:val="0"/>
        </w:rPr>
      </w:r>
    </w:p>
    <w:p w:rsidR="00000000" w:rsidDel="00000000" w:rsidP="00000000" w:rsidRDefault="00000000" w:rsidRPr="00000000" w14:paraId="000002A7">
      <w:pPr>
        <w:bidi w:val="1"/>
        <w:jc w:val="center"/>
        <w:rPr>
          <w:b w:val="1"/>
          <w:bCs w:val="1"/>
          <w:sz w:val="24"/>
          <w:szCs w:val="24"/>
        </w:rPr>
      </w:pPr>
      <w:r w:rsidDel="00000000" w:rsidR="00000000" w:rsidRPr="00000000">
        <w:rPr>
          <w:rtl w:val="0"/>
        </w:rPr>
      </w:r>
    </w:p>
    <w:p w:rsidR="00000000" w:rsidDel="00000000" w:rsidP="00000000" w:rsidRDefault="00000000" w:rsidRPr="00000000" w14:paraId="000002A8">
      <w:pPr>
        <w:bidi w:val="1"/>
        <w:jc w:val="right"/>
        <w:rPr>
          <w:sz w:val="24"/>
          <w:szCs w:val="24"/>
        </w:rPr>
      </w:pPr>
      <w:r w:rsidDel="00000000" w:rsidR="00000000" w:rsidRPr="00000000">
        <w:rPr>
          <w:b w:val="1"/>
          <w:bCs w:val="1"/>
          <w:sz w:val="24"/>
          <w:szCs w:val="24"/>
          <w:rtl w:val="0"/>
        </w:rPr>
        <w:t xml:space="preserve">C# with ASP.NET Core</w:t>
      </w:r>
      <w:r w:rsidDel="00000000" w:rsidR="00000000" w:rsidRPr="00000000">
        <w:rPr>
          <w:sz w:val="24"/>
          <w:szCs w:val="24"/>
          <w:rtl w:val="0"/>
        </w:rPr>
        <w:t xml:space="preserve"> was selected for backend development due to its high performance,</w:t>
        <w:br w:type="textWrapping"/>
        <w:t xml:space="preserve">security, and scalability. The backend follows a layered architecture separating controllers,</w:t>
        <w:br w:type="textWrapping"/>
        <w:t xml:space="preserve">services, and data access.</w:t>
      </w:r>
    </w:p>
    <w:p w:rsidR="00000000" w:rsidDel="00000000" w:rsidP="00000000" w:rsidRDefault="00000000" w:rsidRPr="00000000" w14:paraId="000002A9">
      <w:pPr>
        <w:bidi w:val="1"/>
        <w:jc w:val="right"/>
        <w:rPr>
          <w:sz w:val="24"/>
          <w:szCs w:val="24"/>
        </w:rPr>
      </w:pPr>
      <w:r w:rsidDel="00000000" w:rsidR="00000000" w:rsidRPr="00000000">
        <w:rPr>
          <w:sz w:val="24"/>
          <w:szCs w:val="24"/>
          <w:rtl w:val="0"/>
        </w:rPr>
        <w:t xml:space="preserve">RESTful APIs were implemented to enable communication between the frontend and backend.</w:t>
        <w:br w:type="textWrapping"/>
        <w:t xml:space="preserve">JWT-based authentication and Role-Based Access Control (RBAC) were applied to secure system</w:t>
        <w:br w:type="textWrapping"/>
        <w:t xml:space="preserve">access and manage user permissions.</w:t>
      </w:r>
    </w:p>
    <w:p w:rsidR="00000000" w:rsidDel="00000000" w:rsidP="00000000" w:rsidRDefault="00000000" w:rsidRPr="00000000" w14:paraId="000002AA">
      <w:pPr>
        <w:bidi w:val="1"/>
        <w:jc w:val="right"/>
        <w:rPr>
          <w:sz w:val="24"/>
          <w:szCs w:val="24"/>
        </w:rPr>
      </w:pPr>
      <w:r w:rsidDel="00000000" w:rsidR="00000000" w:rsidRPr="00000000">
        <w:rPr>
          <w:rtl w:val="0"/>
        </w:rPr>
      </w:r>
    </w:p>
    <w:p w:rsidR="00000000" w:rsidDel="00000000" w:rsidP="00000000" w:rsidRDefault="00000000" w:rsidRPr="00000000" w14:paraId="000002AB">
      <w:pPr>
        <w:bidi w:val="1"/>
        <w:jc w:val="right"/>
        <w:rPr>
          <w:sz w:val="24"/>
          <w:szCs w:val="24"/>
        </w:rPr>
      </w:pPr>
      <w:r w:rsidDel="00000000" w:rsidR="00000000" w:rsidRPr="00000000">
        <w:rPr>
          <w:rtl w:val="0"/>
        </w:rPr>
      </w:r>
    </w:p>
    <w:p w:rsidR="00000000" w:rsidDel="00000000" w:rsidP="00000000" w:rsidRDefault="00000000" w:rsidRPr="00000000" w14:paraId="000002AC">
      <w:pPr>
        <w:bidi w:val="1"/>
        <w:jc w:val="right"/>
        <w:rPr>
          <w:sz w:val="24"/>
          <w:szCs w:val="24"/>
        </w:rPr>
      </w:pPr>
      <w:r w:rsidDel="00000000" w:rsidR="00000000" w:rsidRPr="00000000">
        <w:rPr>
          <w:rtl w:val="0"/>
        </w:rPr>
      </w:r>
    </w:p>
    <w:p w:rsidR="00000000" w:rsidDel="00000000" w:rsidP="00000000" w:rsidRDefault="00000000" w:rsidRPr="00000000" w14:paraId="000002AD">
      <w:pPr>
        <w:bidi w:val="1"/>
        <w:jc w:val="right"/>
        <w:rPr>
          <w:sz w:val="24"/>
          <w:szCs w:val="24"/>
        </w:rPr>
      </w:pPr>
      <w:r w:rsidDel="00000000" w:rsidR="00000000" w:rsidRPr="00000000">
        <w:rPr>
          <w:rtl w:val="0"/>
        </w:rPr>
      </w:r>
    </w:p>
    <w:p w:rsidR="00000000" w:rsidDel="00000000" w:rsidP="00000000" w:rsidRDefault="00000000" w:rsidRPr="00000000" w14:paraId="000002AE">
      <w:pPr>
        <w:bidi w:val="1"/>
        <w:jc w:val="right"/>
        <w:rPr>
          <w:sz w:val="24"/>
          <w:szCs w:val="24"/>
        </w:rPr>
      </w:pPr>
      <w:r w:rsidDel="00000000" w:rsidR="00000000" w:rsidRPr="00000000">
        <w:rPr>
          <w:rtl w:val="0"/>
        </w:rPr>
      </w:r>
    </w:p>
    <w:p w:rsidR="00000000" w:rsidDel="00000000" w:rsidP="00000000" w:rsidRDefault="00000000" w:rsidRPr="00000000" w14:paraId="000002AF">
      <w:pPr>
        <w:bidi w:val="1"/>
        <w:rPr>
          <w:sz w:val="24"/>
          <w:szCs w:val="24"/>
        </w:rPr>
      </w:pPr>
      <w:r w:rsidDel="00000000" w:rsidR="00000000" w:rsidRPr="00000000">
        <w:rPr>
          <w:rtl w:val="0"/>
        </w:rPr>
      </w:r>
    </w:p>
    <w:p w:rsidR="00000000" w:rsidDel="00000000" w:rsidP="00000000" w:rsidRDefault="00000000" w:rsidRPr="00000000" w14:paraId="000002B0">
      <w:pPr>
        <w:bidi w:val="1"/>
        <w:jc w:val="center"/>
        <w:rPr>
          <w:b w:val="1"/>
          <w:bCs w:val="1"/>
          <w:sz w:val="24"/>
          <w:szCs w:val="24"/>
        </w:rPr>
      </w:pPr>
      <w:r w:rsidDel="00000000" w:rsidR="00000000" w:rsidRPr="00000000">
        <w:rPr>
          <w:b w:val="1"/>
          <w:bCs w:val="1"/>
          <w:sz w:val="24"/>
          <w:szCs w:val="24"/>
          <w:rtl w:val="0"/>
        </w:rPr>
        <w:t xml:space="preserve">Database and Data Management</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134593</wp:posOffset>
            </wp:positionV>
            <wp:extent cx="952500" cy="952500"/>
            <wp:effectExtent b="0" l="0" r="0" t="0"/>
            <wp:wrapSquare wrapText="bothSides" distB="0" distT="0" distL="114300" distR="11430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5250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1198245</wp:posOffset>
            </wp:positionH>
            <wp:positionV relativeFrom="paragraph">
              <wp:posOffset>150191</wp:posOffset>
            </wp:positionV>
            <wp:extent cx="952500" cy="952500"/>
            <wp:effectExtent b="0" l="0" r="0" t="0"/>
            <wp:wrapSquare wrapText="bothSides" distB="0" distT="0" distL="114300" distR="114300"/>
            <wp:docPr id="1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2B1">
      <w:pPr>
        <w:bidi w:val="1"/>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2569486</wp:posOffset>
            </wp:positionH>
            <wp:positionV relativeFrom="paragraph">
              <wp:posOffset>6985</wp:posOffset>
            </wp:positionV>
            <wp:extent cx="952500" cy="95250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2B2">
      <w:pPr>
        <w:bidi w:val="1"/>
        <w:jc w:val="center"/>
        <w:rPr>
          <w:b w:val="1"/>
          <w:bCs w:val="1"/>
          <w:sz w:val="24"/>
          <w:szCs w:val="24"/>
        </w:rPr>
      </w:pPr>
      <w:r w:rsidDel="00000000" w:rsidR="00000000" w:rsidRPr="00000000">
        <w:rPr>
          <w:rtl w:val="0"/>
        </w:rPr>
      </w:r>
    </w:p>
    <w:p w:rsidR="00000000" w:rsidDel="00000000" w:rsidP="00000000" w:rsidRDefault="00000000" w:rsidRPr="00000000" w14:paraId="000002B3">
      <w:pPr>
        <w:bidi w:val="1"/>
        <w:jc w:val="center"/>
        <w:rPr>
          <w:b w:val="1"/>
          <w:bCs w:val="1"/>
          <w:sz w:val="24"/>
          <w:szCs w:val="24"/>
        </w:rPr>
      </w:pPr>
      <w:r w:rsidDel="00000000" w:rsidR="00000000" w:rsidRPr="00000000">
        <w:rPr>
          <w:rtl w:val="0"/>
        </w:rPr>
      </w:r>
    </w:p>
    <w:p w:rsidR="00000000" w:rsidDel="00000000" w:rsidP="00000000" w:rsidRDefault="00000000" w:rsidRPr="00000000" w14:paraId="000002B4">
      <w:pPr>
        <w:bidi w:val="1"/>
        <w:jc w:val="center"/>
        <w:rPr>
          <w:b w:val="1"/>
          <w:bCs w:val="1"/>
          <w:sz w:val="24"/>
          <w:szCs w:val="24"/>
        </w:rPr>
      </w:pPr>
      <w:r w:rsidDel="00000000" w:rsidR="00000000" w:rsidRPr="00000000">
        <w:rPr>
          <w:rtl w:val="0"/>
        </w:rPr>
      </w:r>
    </w:p>
    <w:p w:rsidR="00000000" w:rsidDel="00000000" w:rsidP="00000000" w:rsidRDefault="00000000" w:rsidRPr="00000000" w14:paraId="000002B5">
      <w:pPr>
        <w:bidi w:val="1"/>
        <w:jc w:val="center"/>
        <w:rPr>
          <w:b w:val="1"/>
          <w:bCs w:val="1"/>
          <w:sz w:val="24"/>
          <w:szCs w:val="24"/>
        </w:rPr>
      </w:pPr>
      <w:r w:rsidDel="00000000" w:rsidR="00000000" w:rsidRPr="00000000">
        <w:rPr>
          <w:rtl w:val="0"/>
        </w:rPr>
      </w:r>
    </w:p>
    <w:p w:rsidR="00000000" w:rsidDel="00000000" w:rsidP="00000000" w:rsidRDefault="00000000" w:rsidRPr="00000000" w14:paraId="000002B6">
      <w:pPr>
        <w:bidi w:val="1"/>
        <w:jc w:val="center"/>
        <w:rPr>
          <w:b w:val="1"/>
          <w:bCs w:val="1"/>
          <w:sz w:val="24"/>
          <w:szCs w:val="24"/>
        </w:rPr>
      </w:pPr>
      <w:r w:rsidDel="00000000" w:rsidR="00000000" w:rsidRPr="00000000">
        <w:rPr>
          <w:rtl w:val="0"/>
        </w:rPr>
      </w:r>
    </w:p>
    <w:p w:rsidR="00000000" w:rsidDel="00000000" w:rsidP="00000000" w:rsidRDefault="00000000" w:rsidRPr="00000000" w14:paraId="000002B7">
      <w:pPr>
        <w:bidi w:val="1"/>
        <w:jc w:val="right"/>
        <w:rPr>
          <w:sz w:val="24"/>
          <w:szCs w:val="24"/>
        </w:rPr>
      </w:pPr>
      <w:r w:rsidDel="00000000" w:rsidR="00000000" w:rsidRPr="00000000">
        <w:rPr>
          <w:b w:val="1"/>
          <w:bCs w:val="1"/>
          <w:sz w:val="24"/>
          <w:szCs w:val="24"/>
          <w:rtl w:val="0"/>
        </w:rPr>
        <w:t xml:space="preserve">Microsoft SQL Server</w:t>
      </w:r>
      <w:r w:rsidDel="00000000" w:rsidR="00000000" w:rsidRPr="00000000">
        <w:rPr>
          <w:sz w:val="24"/>
          <w:szCs w:val="24"/>
          <w:rtl w:val="0"/>
        </w:rPr>
        <w:t xml:space="preserve"> was used as the primary relational database to store structured data</w:t>
        <w:br w:type="textWrapping"/>
        <w:t xml:space="preserve">related to users, projects, investments, farms, and marketplace products. Database</w:t>
        <w:br w:type="textWrapping"/>
        <w:t xml:space="preserve">transactions and indexing were applied to ensure data consistency and improve performance.</w:t>
      </w:r>
    </w:p>
    <w:p w:rsidR="00000000" w:rsidDel="00000000" w:rsidP="00000000" w:rsidRDefault="00000000" w:rsidRPr="00000000" w14:paraId="000002B8">
      <w:pPr>
        <w:bidi w:val="1"/>
        <w:jc w:val="right"/>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Analytics Database</w:t>
      </w:r>
      <w:r w:rsidDel="00000000" w:rsidR="00000000" w:rsidRPr="00000000">
        <w:rPr>
          <w:sz w:val="24"/>
          <w:szCs w:val="24"/>
          <w:rtl w:val="0"/>
        </w:rPr>
        <w:t xml:space="preserve"> was used to store reporting and performance metrics, while</w:t>
        <w:br w:type="textWrapping"/>
      </w:r>
      <w:r w:rsidDel="00000000" w:rsidR="00000000" w:rsidRPr="00000000">
        <w:rPr>
          <w:b w:val="1"/>
          <w:bCs w:val="1"/>
          <w:sz w:val="24"/>
          <w:szCs w:val="24"/>
          <w:rtl w:val="0"/>
        </w:rPr>
        <w:t xml:space="preserve">Azure Blob Storage</w:t>
      </w:r>
      <w:r w:rsidDel="00000000" w:rsidR="00000000" w:rsidRPr="00000000">
        <w:rPr>
          <w:sz w:val="24"/>
          <w:szCs w:val="24"/>
          <w:rtl w:val="0"/>
        </w:rPr>
        <w:t xml:space="preserve"> was utilized for storing images, reports, and digital contracts.</w:t>
      </w:r>
    </w:p>
    <w:p w:rsidR="00000000" w:rsidDel="00000000" w:rsidP="00000000" w:rsidRDefault="00000000" w:rsidRPr="00000000" w14:paraId="000002B9">
      <w:pPr>
        <w:bidi w:val="1"/>
        <w:jc w:val="right"/>
        <w:rPr>
          <w:sz w:val="24"/>
          <w:szCs w:val="24"/>
        </w:rPr>
      </w:pPr>
      <w:r w:rsidDel="00000000" w:rsidR="00000000" w:rsidRPr="00000000">
        <w:rPr>
          <w:rtl w:val="0"/>
        </w:rPr>
      </w:r>
    </w:p>
    <w:p w:rsidR="00000000" w:rsidDel="00000000" w:rsidP="00000000" w:rsidRDefault="00000000" w:rsidRPr="00000000" w14:paraId="000002BA">
      <w:pPr>
        <w:bidi w:val="1"/>
        <w:jc w:val="right"/>
        <w:rPr>
          <w:sz w:val="24"/>
          <w:szCs w:val="24"/>
        </w:rPr>
      </w:pPr>
      <w:r w:rsidDel="00000000" w:rsidR="00000000" w:rsidRPr="00000000">
        <w:rPr>
          <w:rtl w:val="0"/>
        </w:rPr>
      </w:r>
    </w:p>
    <w:p w:rsidR="00000000" w:rsidDel="00000000" w:rsidP="00000000" w:rsidRDefault="00000000" w:rsidRPr="00000000" w14:paraId="000002BB">
      <w:pPr>
        <w:bidi w:val="1"/>
        <w:jc w:val="right"/>
        <w:rPr>
          <w:sz w:val="24"/>
          <w:szCs w:val="24"/>
        </w:rPr>
      </w:pPr>
      <w:r w:rsidDel="00000000" w:rsidR="00000000" w:rsidRPr="00000000">
        <w:rPr>
          <w:rtl w:val="0"/>
        </w:rPr>
      </w:r>
    </w:p>
    <w:p w:rsidR="00000000" w:rsidDel="00000000" w:rsidP="00000000" w:rsidRDefault="00000000" w:rsidRPr="00000000" w14:paraId="000002BC">
      <w:pPr>
        <w:bidi w:val="1"/>
        <w:jc w:val="right"/>
        <w:rPr>
          <w:sz w:val="24"/>
          <w:szCs w:val="24"/>
        </w:rPr>
      </w:pPr>
      <w:r w:rsidDel="00000000" w:rsidR="00000000" w:rsidRPr="00000000">
        <w:rPr>
          <w:rtl w:val="0"/>
        </w:rPr>
      </w:r>
    </w:p>
    <w:p w:rsidR="00000000" w:rsidDel="00000000" w:rsidP="00000000" w:rsidRDefault="00000000" w:rsidRPr="00000000" w14:paraId="000002BD">
      <w:pPr>
        <w:bidi w:val="1"/>
        <w:jc w:val="right"/>
        <w:rPr>
          <w:sz w:val="24"/>
          <w:szCs w:val="24"/>
        </w:rPr>
      </w:pPr>
      <w:r w:rsidDel="00000000" w:rsidR="00000000" w:rsidRPr="00000000">
        <w:rPr>
          <w:rtl w:val="0"/>
        </w:rPr>
      </w:r>
    </w:p>
    <w:p w:rsidR="00000000" w:rsidDel="00000000" w:rsidP="00000000" w:rsidRDefault="00000000" w:rsidRPr="00000000" w14:paraId="000002BE">
      <w:pPr>
        <w:bidi w:val="1"/>
        <w:jc w:val="right"/>
        <w:rPr>
          <w:sz w:val="24"/>
          <w:szCs w:val="24"/>
        </w:rPr>
      </w:pPr>
      <w:r w:rsidDel="00000000" w:rsidR="00000000" w:rsidRPr="00000000">
        <w:rPr>
          <w:rtl w:val="0"/>
        </w:rPr>
      </w:r>
    </w:p>
    <w:p w:rsidR="00000000" w:rsidDel="00000000" w:rsidP="00000000" w:rsidRDefault="00000000" w:rsidRPr="00000000" w14:paraId="000002BF">
      <w:pPr>
        <w:bidi w:val="1"/>
        <w:jc w:val="right"/>
        <w:rPr>
          <w:sz w:val="24"/>
          <w:szCs w:val="24"/>
        </w:rPr>
      </w:pPr>
      <w:r w:rsidDel="00000000" w:rsidR="00000000" w:rsidRPr="00000000">
        <w:rPr>
          <w:rtl w:val="0"/>
        </w:rPr>
      </w:r>
    </w:p>
    <w:p w:rsidR="00000000" w:rsidDel="00000000" w:rsidP="00000000" w:rsidRDefault="00000000" w:rsidRPr="00000000" w14:paraId="000002C0">
      <w:pPr>
        <w:bidi w:val="1"/>
        <w:jc w:val="right"/>
        <w:rPr>
          <w:sz w:val="24"/>
          <w:szCs w:val="24"/>
        </w:rPr>
      </w:pPr>
      <w:r w:rsidDel="00000000" w:rsidR="00000000" w:rsidRPr="00000000">
        <w:rPr>
          <w:rtl w:val="0"/>
        </w:rPr>
      </w:r>
    </w:p>
    <w:p w:rsidR="00000000" w:rsidDel="00000000" w:rsidP="00000000" w:rsidRDefault="00000000" w:rsidRPr="00000000" w14:paraId="000002C1">
      <w:pPr>
        <w:bidi w:val="1"/>
        <w:jc w:val="right"/>
        <w:rPr>
          <w:sz w:val="24"/>
          <w:szCs w:val="24"/>
        </w:rPr>
      </w:pPr>
      <w:r w:rsidDel="00000000" w:rsidR="00000000" w:rsidRPr="00000000">
        <w:rPr>
          <w:rtl w:val="0"/>
        </w:rPr>
      </w:r>
    </w:p>
    <w:p w:rsidR="00000000" w:rsidDel="00000000" w:rsidP="00000000" w:rsidRDefault="00000000" w:rsidRPr="00000000" w14:paraId="000002C2">
      <w:pPr>
        <w:bidi w:val="1"/>
        <w:jc w:val="right"/>
        <w:rPr>
          <w:sz w:val="24"/>
          <w:szCs w:val="24"/>
        </w:rPr>
      </w:pPr>
      <w:r w:rsidDel="00000000" w:rsidR="00000000" w:rsidRPr="00000000">
        <w:rPr>
          <w:rtl w:val="0"/>
        </w:rPr>
      </w:r>
    </w:p>
    <w:p w:rsidR="00000000" w:rsidDel="00000000" w:rsidP="00000000" w:rsidRDefault="00000000" w:rsidRPr="00000000" w14:paraId="000002C3">
      <w:pPr>
        <w:bidi w:val="1"/>
        <w:jc w:val="right"/>
        <w:rPr>
          <w:sz w:val="24"/>
          <w:szCs w:val="24"/>
        </w:rPr>
      </w:pPr>
      <w:r w:rsidDel="00000000" w:rsidR="00000000" w:rsidRPr="00000000">
        <w:rPr>
          <w:rtl w:val="0"/>
        </w:rPr>
      </w:r>
    </w:p>
    <w:p w:rsidR="00000000" w:rsidDel="00000000" w:rsidP="00000000" w:rsidRDefault="00000000" w:rsidRPr="00000000" w14:paraId="000002C4">
      <w:pPr>
        <w:bidi w:val="1"/>
        <w:jc w:val="right"/>
        <w:rPr>
          <w:sz w:val="24"/>
          <w:szCs w:val="24"/>
        </w:rPr>
      </w:pPr>
      <w:r w:rsidDel="00000000" w:rsidR="00000000" w:rsidRPr="00000000">
        <w:rPr>
          <w:rtl w:val="0"/>
        </w:rPr>
      </w:r>
    </w:p>
    <w:p w:rsidR="00000000" w:rsidDel="00000000" w:rsidP="00000000" w:rsidRDefault="00000000" w:rsidRPr="00000000" w14:paraId="000002C5">
      <w:pPr>
        <w:bidi w:val="1"/>
        <w:rPr>
          <w:sz w:val="24"/>
          <w:szCs w:val="24"/>
        </w:rPr>
      </w:pPr>
      <w:r w:rsidDel="00000000" w:rsidR="00000000" w:rsidRPr="00000000">
        <w:rPr>
          <w:rtl w:val="0"/>
        </w:rPr>
      </w:r>
    </w:p>
    <w:p w:rsidR="00000000" w:rsidDel="00000000" w:rsidP="00000000" w:rsidRDefault="00000000" w:rsidRPr="00000000" w14:paraId="000002C6">
      <w:pPr>
        <w:bidi w:val="1"/>
        <w:rPr>
          <w:sz w:val="24"/>
          <w:szCs w:val="24"/>
        </w:rPr>
      </w:pPr>
      <w:r w:rsidDel="00000000" w:rsidR="00000000" w:rsidRPr="00000000">
        <w:rPr>
          <w:rtl w:val="0"/>
        </w:rPr>
      </w:r>
    </w:p>
    <w:p w:rsidR="00000000" w:rsidDel="00000000" w:rsidP="00000000" w:rsidRDefault="00000000" w:rsidRPr="00000000" w14:paraId="000002C7">
      <w:pPr>
        <w:bidi w:val="1"/>
        <w:jc w:val="center"/>
        <w:rPr>
          <w:b w:val="1"/>
          <w:bCs w:val="1"/>
          <w:sz w:val="24"/>
          <w:szCs w:val="24"/>
        </w:rPr>
      </w:pPr>
      <w:r w:rsidDel="00000000" w:rsidR="00000000" w:rsidRPr="00000000">
        <w:rPr>
          <w:b w:val="1"/>
          <w:bCs w:val="1"/>
          <w:sz w:val="24"/>
          <w:szCs w:val="24"/>
          <w:rtl w:val="0"/>
        </w:rPr>
        <w:t xml:space="preserve">Security, Infrastructure, and Integrations</w:t>
      </w:r>
    </w:p>
    <w:p w:rsidR="00000000" w:rsidDel="00000000" w:rsidP="00000000" w:rsidRDefault="00000000" w:rsidRPr="00000000" w14:paraId="000002C8">
      <w:pPr>
        <w:bidi w:val="1"/>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132991</wp:posOffset>
            </wp:positionV>
            <wp:extent cx="952500" cy="952500"/>
            <wp:effectExtent b="0" l="0" r="0" t="0"/>
            <wp:wrapSquare wrapText="bothSides" distB="0" distT="0" distL="114300" distR="11430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5250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1245953</wp:posOffset>
            </wp:positionH>
            <wp:positionV relativeFrom="paragraph">
              <wp:posOffset>133323</wp:posOffset>
            </wp:positionV>
            <wp:extent cx="952500" cy="952500"/>
            <wp:effectExtent b="0" l="0" r="0" t="0"/>
            <wp:wrapSquare wrapText="bothSides" distB="0" distT="0" distL="114300" distR="114300"/>
            <wp:docPr id="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95250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2454716</wp:posOffset>
            </wp:positionH>
            <wp:positionV relativeFrom="paragraph">
              <wp:posOffset>140942</wp:posOffset>
            </wp:positionV>
            <wp:extent cx="952500" cy="952500"/>
            <wp:effectExtent b="0" l="0" r="0" t="0"/>
            <wp:wrapSquare wrapText="bothSides" distB="0" distT="0" distL="114300" distR="114300"/>
            <wp:docPr id="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2C9">
      <w:pPr>
        <w:bidi w:val="1"/>
        <w:jc w:val="center"/>
        <w:rPr>
          <w:b w:val="1"/>
          <w:bCs w:val="1"/>
          <w:sz w:val="24"/>
          <w:szCs w:val="24"/>
        </w:rPr>
      </w:pPr>
      <w:r w:rsidDel="00000000" w:rsidR="00000000" w:rsidRPr="00000000">
        <w:rPr>
          <w:rtl w:val="0"/>
        </w:rPr>
      </w:r>
    </w:p>
    <w:p w:rsidR="00000000" w:rsidDel="00000000" w:rsidP="00000000" w:rsidRDefault="00000000" w:rsidRPr="00000000" w14:paraId="000002CA">
      <w:pPr>
        <w:bidi w:val="1"/>
        <w:jc w:val="center"/>
        <w:rPr>
          <w:b w:val="1"/>
          <w:bCs w:val="1"/>
          <w:sz w:val="24"/>
          <w:szCs w:val="24"/>
        </w:rPr>
      </w:pPr>
      <w:r w:rsidDel="00000000" w:rsidR="00000000" w:rsidRPr="00000000">
        <w:rPr>
          <w:rtl w:val="0"/>
        </w:rPr>
      </w:r>
    </w:p>
    <w:p w:rsidR="00000000" w:rsidDel="00000000" w:rsidP="00000000" w:rsidRDefault="00000000" w:rsidRPr="00000000" w14:paraId="000002CB">
      <w:pPr>
        <w:bidi w:val="1"/>
        <w:jc w:val="center"/>
        <w:rPr>
          <w:b w:val="1"/>
          <w:bCs w:val="1"/>
          <w:sz w:val="24"/>
          <w:szCs w:val="24"/>
        </w:rPr>
      </w:pPr>
      <w:r w:rsidDel="00000000" w:rsidR="00000000" w:rsidRPr="00000000">
        <w:rPr>
          <w:rtl w:val="0"/>
        </w:rPr>
      </w:r>
    </w:p>
    <w:p w:rsidR="00000000" w:rsidDel="00000000" w:rsidP="00000000" w:rsidRDefault="00000000" w:rsidRPr="00000000" w14:paraId="000002CC">
      <w:pPr>
        <w:bidi w:val="1"/>
        <w:jc w:val="center"/>
        <w:rPr>
          <w:b w:val="1"/>
          <w:bCs w:val="1"/>
          <w:sz w:val="24"/>
          <w:szCs w:val="24"/>
        </w:rPr>
      </w:pPr>
      <w:r w:rsidDel="00000000" w:rsidR="00000000" w:rsidRPr="00000000">
        <w:rPr>
          <w:rtl w:val="0"/>
        </w:rPr>
      </w:r>
    </w:p>
    <w:p w:rsidR="00000000" w:rsidDel="00000000" w:rsidP="00000000" w:rsidRDefault="00000000" w:rsidRPr="00000000" w14:paraId="000002CD">
      <w:pPr>
        <w:bidi w:val="1"/>
        <w:jc w:val="center"/>
        <w:rPr>
          <w:b w:val="1"/>
          <w:bCs w:val="1"/>
          <w:sz w:val="24"/>
          <w:szCs w:val="24"/>
        </w:rPr>
      </w:pPr>
      <w:r w:rsidDel="00000000" w:rsidR="00000000" w:rsidRPr="00000000">
        <w:rPr>
          <w:rtl w:val="0"/>
        </w:rPr>
      </w:r>
    </w:p>
    <w:p w:rsidR="00000000" w:rsidDel="00000000" w:rsidP="00000000" w:rsidRDefault="00000000" w:rsidRPr="00000000" w14:paraId="000002CE">
      <w:pPr>
        <w:bidi w:val="1"/>
        <w:jc w:val="center"/>
        <w:rPr>
          <w:b w:val="1"/>
          <w:bCs w:val="1"/>
          <w:sz w:val="24"/>
          <w:szCs w:val="24"/>
        </w:rPr>
      </w:pPr>
      <w:r w:rsidDel="00000000" w:rsidR="00000000" w:rsidRPr="00000000">
        <w:rPr>
          <w:rtl w:val="0"/>
        </w:rPr>
      </w:r>
    </w:p>
    <w:p w:rsidR="00000000" w:rsidDel="00000000" w:rsidP="00000000" w:rsidRDefault="00000000" w:rsidRPr="00000000" w14:paraId="000002CF">
      <w:pPr>
        <w:bidi w:val="1"/>
        <w:jc w:val="right"/>
        <w:rPr>
          <w:sz w:val="24"/>
          <w:szCs w:val="24"/>
        </w:rPr>
      </w:pPr>
      <w:r w:rsidDel="00000000" w:rsidR="00000000" w:rsidRPr="00000000">
        <w:rPr>
          <w:sz w:val="24"/>
          <w:szCs w:val="24"/>
          <w:rtl w:val="0"/>
        </w:rPr>
        <w:t xml:space="preserve">Security was ensured using </w:t>
      </w:r>
      <w:r w:rsidDel="00000000" w:rsidR="00000000" w:rsidRPr="00000000">
        <w:rPr>
          <w:b w:val="1"/>
          <w:bCs w:val="1"/>
          <w:sz w:val="24"/>
          <w:szCs w:val="24"/>
          <w:rtl w:val="0"/>
        </w:rPr>
        <w:t xml:space="preserve">SSL/TLS encryption</w:t>
      </w:r>
      <w:r w:rsidDel="00000000" w:rsidR="00000000" w:rsidRPr="00000000">
        <w:rPr>
          <w:sz w:val="24"/>
          <w:szCs w:val="24"/>
          <w:rtl w:val="0"/>
        </w:rPr>
        <w:t xml:space="preserve">, </w:t>
      </w:r>
      <w:r w:rsidDel="00000000" w:rsidR="00000000" w:rsidRPr="00000000">
        <w:rPr>
          <w:b w:val="1"/>
          <w:bCs w:val="1"/>
          <w:sz w:val="24"/>
          <w:szCs w:val="24"/>
          <w:rtl w:val="0"/>
        </w:rPr>
        <w:t xml:space="preserve">JWT authentication</w:t>
      </w:r>
      <w:r w:rsidDel="00000000" w:rsidR="00000000" w:rsidRPr="00000000">
        <w:rPr>
          <w:sz w:val="24"/>
          <w:szCs w:val="24"/>
          <w:rtl w:val="0"/>
        </w:rPr>
        <w:t xml:space="preserve">, and </w:t>
      </w:r>
      <w:r w:rsidDel="00000000" w:rsidR="00000000" w:rsidRPr="00000000">
        <w:rPr>
          <w:b w:val="1"/>
          <w:bCs w:val="1"/>
          <w:sz w:val="24"/>
          <w:szCs w:val="24"/>
          <w:rtl w:val="0"/>
        </w:rPr>
        <w:t xml:space="preserve">data</w:t>
        <w:br w:type="textWrapping"/>
        <w:t xml:space="preserve">encryption</w:t>
      </w:r>
      <w:r w:rsidDel="00000000" w:rsidR="00000000" w:rsidRPr="00000000">
        <w:rPr>
          <w:sz w:val="24"/>
          <w:szCs w:val="24"/>
          <w:rtl w:val="0"/>
        </w:rPr>
        <w:t xml:space="preserve">. Infrastructure tools such as </w:t>
      </w:r>
      <w:r w:rsidDel="00000000" w:rsidR="00000000" w:rsidRPr="00000000">
        <w:rPr>
          <w:b w:val="1"/>
          <w:bCs w:val="1"/>
          <w:sz w:val="24"/>
          <w:szCs w:val="24"/>
          <w:rtl w:val="0"/>
        </w:rPr>
        <w:t xml:space="preserve">load balancing</w:t>
      </w:r>
      <w:r w:rsidDel="00000000" w:rsidR="00000000" w:rsidRPr="00000000">
        <w:rPr>
          <w:sz w:val="24"/>
          <w:szCs w:val="24"/>
          <w:rtl w:val="0"/>
        </w:rPr>
        <w:t xml:space="preserve">, </w:t>
      </w:r>
      <w:r w:rsidDel="00000000" w:rsidR="00000000" w:rsidRPr="00000000">
        <w:rPr>
          <w:b w:val="1"/>
          <w:bCs w:val="1"/>
          <w:sz w:val="24"/>
          <w:szCs w:val="24"/>
          <w:rtl w:val="0"/>
        </w:rPr>
        <w:t xml:space="preserve">automated backups</w:t>
      </w:r>
      <w:r w:rsidDel="00000000" w:rsidR="00000000" w:rsidRPr="00000000">
        <w:rPr>
          <w:sz w:val="24"/>
          <w:szCs w:val="24"/>
          <w:rtl w:val="0"/>
        </w:rPr>
        <w:t xml:space="preserve">, and</w:t>
        <w:br w:type="textWrapping"/>
      </w:r>
      <w:r w:rsidDel="00000000" w:rsidR="00000000" w:rsidRPr="00000000">
        <w:rPr>
          <w:b w:val="1"/>
          <w:bCs w:val="1"/>
          <w:sz w:val="24"/>
          <w:szCs w:val="24"/>
          <w:rtl w:val="0"/>
        </w:rPr>
        <w:t xml:space="preserve">monitoring services</w:t>
      </w:r>
      <w:r w:rsidDel="00000000" w:rsidR="00000000" w:rsidRPr="00000000">
        <w:rPr>
          <w:sz w:val="24"/>
          <w:szCs w:val="24"/>
          <w:rtl w:val="0"/>
        </w:rPr>
        <w:t xml:space="preserve"> were implemented to enhance reliability and availability.</w:t>
      </w:r>
    </w:p>
    <w:p w:rsidR="00000000" w:rsidDel="00000000" w:rsidP="00000000" w:rsidRDefault="00000000" w:rsidRPr="00000000" w14:paraId="000002D0">
      <w:pPr>
        <w:bidi w:val="1"/>
        <w:jc w:val="right"/>
        <w:rPr>
          <w:sz w:val="24"/>
          <w:szCs w:val="24"/>
        </w:rPr>
      </w:pPr>
      <w:r w:rsidDel="00000000" w:rsidR="00000000" w:rsidRPr="00000000">
        <w:rPr>
          <w:sz w:val="24"/>
          <w:szCs w:val="24"/>
          <w:rtl w:val="0"/>
        </w:rPr>
        <w:t xml:space="preserve">External integrations include </w:t>
      </w:r>
      <w:r w:rsidDel="00000000" w:rsidR="00000000" w:rsidRPr="00000000">
        <w:rPr>
          <w:b w:val="1"/>
          <w:bCs w:val="1"/>
          <w:sz w:val="24"/>
          <w:szCs w:val="24"/>
          <w:rtl w:val="0"/>
        </w:rPr>
        <w:t xml:space="preserve">Weather APIs</w:t>
      </w:r>
      <w:r w:rsidDel="00000000" w:rsidR="00000000" w:rsidRPr="00000000">
        <w:rPr>
          <w:sz w:val="24"/>
          <w:szCs w:val="24"/>
          <w:rtl w:val="0"/>
        </w:rPr>
        <w:t xml:space="preserve"> for agricultural insights and </w:t>
      </w:r>
      <w:r w:rsidDel="00000000" w:rsidR="00000000" w:rsidRPr="00000000">
        <w:rPr>
          <w:b w:val="1"/>
          <w:bCs w:val="1"/>
          <w:sz w:val="24"/>
          <w:szCs w:val="24"/>
          <w:rtl w:val="0"/>
        </w:rPr>
        <w:t xml:space="preserve">Email/SMS</w:t>
        <w:br w:type="textWrapping"/>
        <w:t xml:space="preserve">services</w:t>
      </w:r>
      <w:r w:rsidDel="00000000" w:rsidR="00000000" w:rsidRPr="00000000">
        <w:rPr>
          <w:sz w:val="24"/>
          <w:szCs w:val="24"/>
          <w:rtl w:val="0"/>
        </w:rPr>
        <w:t xml:space="preserve"> for system notifications. </w:t>
      </w:r>
      <w:r w:rsidDel="00000000" w:rsidR="00000000" w:rsidRPr="00000000">
        <w:rPr>
          <w:b w:val="1"/>
          <w:bCs w:val="1"/>
          <w:sz w:val="24"/>
          <w:szCs w:val="24"/>
          <w:rtl w:val="0"/>
        </w:rPr>
        <w:t xml:space="preserve">Git and GitHub</w:t>
      </w:r>
      <w:r w:rsidDel="00000000" w:rsidR="00000000" w:rsidRPr="00000000">
        <w:rPr>
          <w:sz w:val="24"/>
          <w:szCs w:val="24"/>
          <w:rtl w:val="0"/>
        </w:rPr>
        <w:t xml:space="preserve"> were used for version control,</w:t>
        <w:br w:type="textWrapping"/>
        <w:t xml:space="preserve">collaboration, and code backup.</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sectPr>
          <w:footerReference r:id="rId27" w:type="default"/>
          <w:type w:val="nextPage"/>
          <w:pgSz w:h="15840" w:w="12240" w:orient="portrait"/>
          <w:pgMar w:bottom="1200" w:top="1680" w:left="1080" w:right="1080" w:header="0" w:footer="1009"/>
        </w:sect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E3">
      <w:pPr>
        <w:pStyle w:val="Heading1"/>
        <w:ind w:firstLine="1495"/>
        <w:rPr/>
      </w:pPr>
      <w:r w:rsidDel="00000000" w:rsidR="00000000" w:rsidRPr="00000000">
        <w:rPr>
          <w:color w:val="0d0d0d"/>
          <w:rtl w:val="0"/>
        </w:rPr>
        <w:t xml:space="preserve">CHAPTER 4</w:t>
      </w:r>
      <w:r w:rsidDel="00000000" w:rsidR="00000000" w:rsidRPr="00000000">
        <w:rPr>
          <w:rtl w:val="0"/>
        </w:rPr>
      </w:r>
    </w:p>
    <w:p w:rsidR="00000000" w:rsidDel="00000000" w:rsidP="00000000" w:rsidRDefault="00000000" w:rsidRPr="00000000" w14:paraId="000002E4">
      <w:pPr>
        <w:pStyle w:val="Heading2"/>
        <w:spacing w:before="65" w:line="259" w:lineRule="auto"/>
        <w:ind w:left="2" w:right="0" w:firstLine="0"/>
        <w:rPr/>
        <w:sectPr>
          <w:footerReference r:id="rId28" w:type="default"/>
          <w:type w:val="nextPage"/>
          <w:pgSz w:h="15840" w:w="12240" w:orient="portrait"/>
          <w:pgMar w:bottom="1200" w:top="1820" w:left="1080" w:right="1080" w:header="0" w:footer="1009"/>
        </w:sectPr>
      </w:pPr>
      <w:r w:rsidDel="00000000" w:rsidR="00000000" w:rsidRPr="00000000">
        <w:rPr>
          <w:color w:val="0d0d0d"/>
          <w:rtl w:val="0"/>
        </w:rPr>
        <w:t xml:space="preserve">PROPOSED SYSTEM &amp; METHODOLOGY</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USE CASE DIAGRAM</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Farmer &amp; Expert Team:</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del w:author="Maram Mahmoud" w:id="3" w:date="2026-05-01T15:35:47Z">
        <w:r w:rsidDel="00000000" w:rsidR="00000000" w:rsidRPr="00000000">
          <w:drawing>
            <wp:anchor allowOverlap="1" behindDoc="1" distB="0" distT="0" distL="0" distR="0" hidden="0" layoutInCell="1" locked="0" relativeHeight="0" simplePos="0">
              <wp:simplePos x="0" y="0"/>
              <wp:positionH relativeFrom="column">
                <wp:posOffset>581025</wp:posOffset>
              </wp:positionH>
              <wp:positionV relativeFrom="paragraph">
                <wp:posOffset>158750</wp:posOffset>
              </wp:positionV>
              <wp:extent cx="5314950" cy="8086725"/>
              <wp:effectExtent b="0" l="0" r="0" t="0"/>
              <wp:wrapNone/>
              <wp:docPr id="2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314950" cy="8086725"/>
                      </a:xfrm>
                      <a:prstGeom prst="rect"/>
                      <a:ln/>
                    </pic:spPr>
                  </pic:pic>
                </a:graphicData>
              </a:graphic>
            </wp:anchor>
          </w:drawing>
        </w:r>
      </w:del>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tabs>
          <w:tab w:val="left" w:leader="none" w:pos="1079"/>
        </w:tabs>
        <w:rPr/>
      </w:pPr>
      <w:r w:rsidDel="00000000" w:rsidR="00000000" w:rsidRPr="00000000">
        <w:rPr>
          <w:rtl w:val="0"/>
        </w:rPr>
      </w:r>
    </w:p>
    <w:p w:rsidR="00000000" w:rsidDel="00000000" w:rsidP="00000000" w:rsidRDefault="00000000" w:rsidRPr="00000000" w14:paraId="000002EC">
      <w:pPr>
        <w:tabs>
          <w:tab w:val="left" w:leader="none" w:pos="1079"/>
        </w:tabs>
        <w:rPr/>
      </w:pPr>
      <w:r w:rsidDel="00000000" w:rsidR="00000000" w:rsidRPr="00000000">
        <w:rPr>
          <w:rtl w:val="0"/>
        </w:rPr>
      </w:r>
      <w:ins w:author="Maram Mahmoud" w:id="3" w:date="2026-05-01T15:35:47Z">
        <w:r w:rsidDel="00000000" w:rsidR="00000000" w:rsidRPr="00000000">
          <w:drawing>
            <wp:anchor allowOverlap="1" behindDoc="1" distB="0" distT="0" distL="0" distR="0" hidden="0" layoutInCell="1" locked="0" relativeHeight="0" simplePos="0">
              <wp:simplePos x="0" y="0"/>
              <wp:positionH relativeFrom="column">
                <wp:posOffset>723900</wp:posOffset>
              </wp:positionH>
              <wp:positionV relativeFrom="paragraph">
                <wp:posOffset>107993</wp:posOffset>
              </wp:positionV>
              <wp:extent cx="5314950" cy="7281292"/>
              <wp:effectExtent b="0" l="0" r="0" t="0"/>
              <wp:wrapNone/>
              <wp:docPr id="2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314950" cy="7281292"/>
                      </a:xfrm>
                      <a:prstGeom prst="rect"/>
                      <a:ln/>
                    </pic:spPr>
                  </pic:pic>
                </a:graphicData>
              </a:graphic>
            </wp:anchor>
          </w:drawing>
        </w:r>
      </w:ins>
    </w:p>
    <w:p w:rsidR="00000000" w:rsidDel="00000000" w:rsidP="00000000" w:rsidRDefault="00000000" w:rsidRPr="00000000" w14:paraId="000002ED">
      <w:pPr>
        <w:tabs>
          <w:tab w:val="left" w:leader="none" w:pos="1079"/>
        </w:tabs>
        <w:rPr/>
      </w:pPr>
      <w:r w:rsidDel="00000000" w:rsidR="00000000" w:rsidRPr="00000000">
        <w:rPr>
          <w:rtl w:val="0"/>
        </w:rPr>
      </w:r>
    </w:p>
    <w:p w:rsidR="00000000" w:rsidDel="00000000" w:rsidP="00000000" w:rsidRDefault="00000000" w:rsidRPr="00000000" w14:paraId="000002EE">
      <w:pPr>
        <w:tabs>
          <w:tab w:val="left" w:leader="none" w:pos="1079"/>
        </w:tabs>
        <w:rPr/>
      </w:pPr>
      <w:r w:rsidDel="00000000" w:rsidR="00000000" w:rsidRPr="00000000">
        <w:rPr>
          <w:rtl w:val="0"/>
        </w:rPr>
      </w:r>
    </w:p>
    <w:p w:rsidR="00000000" w:rsidDel="00000000" w:rsidP="00000000" w:rsidRDefault="00000000" w:rsidRPr="00000000" w14:paraId="000002EF">
      <w:pPr>
        <w:tabs>
          <w:tab w:val="left" w:leader="none" w:pos="1079"/>
        </w:tabs>
        <w:rPr/>
      </w:pPr>
      <w:r w:rsidDel="00000000" w:rsidR="00000000" w:rsidRPr="00000000">
        <w:rPr>
          <w:rtl w:val="0"/>
        </w:rPr>
      </w:r>
    </w:p>
    <w:p w:rsidR="00000000" w:rsidDel="00000000" w:rsidP="00000000" w:rsidRDefault="00000000" w:rsidRPr="00000000" w14:paraId="000002F0">
      <w:pPr>
        <w:tabs>
          <w:tab w:val="left" w:leader="none" w:pos="1079"/>
        </w:tabs>
        <w:rPr/>
      </w:pPr>
      <w:r w:rsidDel="00000000" w:rsidR="00000000" w:rsidRPr="00000000">
        <w:rPr>
          <w:rtl w:val="0"/>
        </w:rPr>
      </w:r>
    </w:p>
    <w:p w:rsidR="00000000" w:rsidDel="00000000" w:rsidP="00000000" w:rsidRDefault="00000000" w:rsidRPr="00000000" w14:paraId="000002F1">
      <w:pPr>
        <w:tabs>
          <w:tab w:val="left" w:leader="none" w:pos="1079"/>
        </w:tabs>
        <w:rPr/>
      </w:pPr>
      <w:r w:rsidDel="00000000" w:rsidR="00000000" w:rsidRPr="00000000">
        <w:rPr>
          <w:rtl w:val="0"/>
        </w:rPr>
      </w:r>
    </w:p>
    <w:p w:rsidR="00000000" w:rsidDel="00000000" w:rsidP="00000000" w:rsidRDefault="00000000" w:rsidRPr="00000000" w14:paraId="000002F2">
      <w:pPr>
        <w:tabs>
          <w:tab w:val="left" w:leader="none" w:pos="1079"/>
        </w:tabs>
        <w:rPr/>
      </w:pPr>
      <w:r w:rsidDel="00000000" w:rsidR="00000000" w:rsidRPr="00000000">
        <w:rPr>
          <w:rtl w:val="0"/>
        </w:rPr>
      </w:r>
    </w:p>
    <w:p w:rsidR="00000000" w:rsidDel="00000000" w:rsidP="00000000" w:rsidRDefault="00000000" w:rsidRPr="00000000" w14:paraId="000002F3">
      <w:pPr>
        <w:tabs>
          <w:tab w:val="left" w:leader="none" w:pos="1079"/>
        </w:tabs>
        <w:rPr/>
      </w:pPr>
      <w:r w:rsidDel="00000000" w:rsidR="00000000" w:rsidRPr="00000000">
        <w:rPr>
          <w:rtl w:val="0"/>
        </w:rPr>
      </w:r>
    </w:p>
    <w:p w:rsidR="00000000" w:rsidDel="00000000" w:rsidP="00000000" w:rsidRDefault="00000000" w:rsidRPr="00000000" w14:paraId="000002F4">
      <w:pPr>
        <w:tabs>
          <w:tab w:val="left" w:leader="none" w:pos="1079"/>
        </w:tabs>
        <w:rPr/>
      </w:pPr>
      <w:r w:rsidDel="00000000" w:rsidR="00000000" w:rsidRPr="00000000">
        <w:rPr>
          <w:rtl w:val="0"/>
        </w:rPr>
      </w:r>
    </w:p>
    <w:p w:rsidR="00000000" w:rsidDel="00000000" w:rsidP="00000000" w:rsidRDefault="00000000" w:rsidRPr="00000000" w14:paraId="000002F5">
      <w:pPr>
        <w:tabs>
          <w:tab w:val="left" w:leader="none" w:pos="1079"/>
        </w:tabs>
        <w:rPr/>
      </w:pPr>
      <w:r w:rsidDel="00000000" w:rsidR="00000000" w:rsidRPr="00000000">
        <w:rPr>
          <w:rtl w:val="0"/>
        </w:rPr>
      </w:r>
    </w:p>
    <w:p w:rsidR="00000000" w:rsidDel="00000000" w:rsidP="00000000" w:rsidRDefault="00000000" w:rsidRPr="00000000" w14:paraId="000002F6">
      <w:pPr>
        <w:tabs>
          <w:tab w:val="left" w:leader="none" w:pos="1079"/>
        </w:tabs>
        <w:rPr/>
      </w:pPr>
      <w:r w:rsidDel="00000000" w:rsidR="00000000" w:rsidRPr="00000000">
        <w:rPr>
          <w:rtl w:val="0"/>
        </w:rPr>
      </w:r>
    </w:p>
    <w:p w:rsidR="00000000" w:rsidDel="00000000" w:rsidP="00000000" w:rsidRDefault="00000000" w:rsidRPr="00000000" w14:paraId="000002F7">
      <w:pPr>
        <w:tabs>
          <w:tab w:val="left" w:leader="none" w:pos="1079"/>
        </w:tabs>
        <w:rPr/>
      </w:pPr>
      <w:r w:rsidDel="00000000" w:rsidR="00000000" w:rsidRPr="00000000">
        <w:rPr>
          <w:rtl w:val="0"/>
        </w:rPr>
      </w:r>
    </w:p>
    <w:p w:rsidR="00000000" w:rsidDel="00000000" w:rsidP="00000000" w:rsidRDefault="00000000" w:rsidRPr="00000000" w14:paraId="000002F8">
      <w:pPr>
        <w:tabs>
          <w:tab w:val="left" w:leader="none" w:pos="1079"/>
        </w:tabs>
        <w:rPr/>
      </w:pPr>
      <w:r w:rsidDel="00000000" w:rsidR="00000000" w:rsidRPr="00000000">
        <w:rPr>
          <w:rtl w:val="0"/>
        </w:rPr>
      </w:r>
    </w:p>
    <w:p w:rsidR="00000000" w:rsidDel="00000000" w:rsidP="00000000" w:rsidRDefault="00000000" w:rsidRPr="00000000" w14:paraId="000002F9">
      <w:pPr>
        <w:tabs>
          <w:tab w:val="left" w:leader="none" w:pos="1079"/>
        </w:tabs>
        <w:rPr/>
      </w:pPr>
      <w:r w:rsidDel="00000000" w:rsidR="00000000" w:rsidRPr="00000000">
        <w:rPr>
          <w:rtl w:val="0"/>
        </w:rPr>
      </w:r>
    </w:p>
    <w:p w:rsidR="00000000" w:rsidDel="00000000" w:rsidP="00000000" w:rsidRDefault="00000000" w:rsidRPr="00000000" w14:paraId="000002FA">
      <w:pPr>
        <w:tabs>
          <w:tab w:val="left" w:leader="none" w:pos="1079"/>
        </w:tabs>
        <w:rPr/>
      </w:pPr>
      <w:r w:rsidDel="00000000" w:rsidR="00000000" w:rsidRPr="00000000">
        <w:rPr>
          <w:rtl w:val="0"/>
        </w:rPr>
      </w:r>
    </w:p>
    <w:p w:rsidR="00000000" w:rsidDel="00000000" w:rsidP="00000000" w:rsidRDefault="00000000" w:rsidRPr="00000000" w14:paraId="000002FB">
      <w:pPr>
        <w:tabs>
          <w:tab w:val="left" w:leader="none" w:pos="1079"/>
        </w:tabs>
        <w:rPr/>
      </w:pPr>
      <w:r w:rsidDel="00000000" w:rsidR="00000000" w:rsidRPr="00000000">
        <w:rPr>
          <w:rtl w:val="0"/>
        </w:rPr>
      </w:r>
    </w:p>
    <w:p w:rsidR="00000000" w:rsidDel="00000000" w:rsidP="00000000" w:rsidRDefault="00000000" w:rsidRPr="00000000" w14:paraId="000002FC">
      <w:pPr>
        <w:tabs>
          <w:tab w:val="left" w:leader="none" w:pos="1079"/>
        </w:tabs>
        <w:rPr/>
      </w:pPr>
      <w:r w:rsidDel="00000000" w:rsidR="00000000" w:rsidRPr="00000000">
        <w:rPr>
          <w:rtl w:val="0"/>
        </w:rPr>
      </w:r>
    </w:p>
    <w:p w:rsidR="00000000" w:rsidDel="00000000" w:rsidP="00000000" w:rsidRDefault="00000000" w:rsidRPr="00000000" w14:paraId="000002FD">
      <w:pPr>
        <w:tabs>
          <w:tab w:val="left" w:leader="none" w:pos="1079"/>
        </w:tabs>
        <w:rPr/>
      </w:pPr>
      <w:r w:rsidDel="00000000" w:rsidR="00000000" w:rsidRPr="00000000">
        <w:rPr>
          <w:rtl w:val="0"/>
        </w:rPr>
      </w:r>
    </w:p>
    <w:p w:rsidR="00000000" w:rsidDel="00000000" w:rsidP="00000000" w:rsidRDefault="00000000" w:rsidRPr="00000000" w14:paraId="000002FE">
      <w:pPr>
        <w:tabs>
          <w:tab w:val="left" w:leader="none" w:pos="1079"/>
        </w:tabs>
        <w:rPr/>
      </w:pPr>
      <w:r w:rsidDel="00000000" w:rsidR="00000000" w:rsidRPr="00000000">
        <w:rPr>
          <w:rtl w:val="0"/>
        </w:rPr>
      </w:r>
    </w:p>
    <w:p w:rsidR="00000000" w:rsidDel="00000000" w:rsidP="00000000" w:rsidRDefault="00000000" w:rsidRPr="00000000" w14:paraId="000002FF">
      <w:pPr>
        <w:tabs>
          <w:tab w:val="left" w:leader="none" w:pos="1079"/>
        </w:tabs>
        <w:rPr/>
      </w:pPr>
      <w:r w:rsidDel="00000000" w:rsidR="00000000" w:rsidRPr="00000000">
        <w:rPr>
          <w:rtl w:val="0"/>
        </w:rPr>
      </w:r>
    </w:p>
    <w:p w:rsidR="00000000" w:rsidDel="00000000" w:rsidP="00000000" w:rsidRDefault="00000000" w:rsidRPr="00000000" w14:paraId="00000300">
      <w:pPr>
        <w:tabs>
          <w:tab w:val="left" w:leader="none" w:pos="1079"/>
        </w:tabs>
        <w:rPr/>
      </w:pPr>
      <w:r w:rsidDel="00000000" w:rsidR="00000000" w:rsidRPr="00000000">
        <w:rPr>
          <w:rtl w:val="0"/>
        </w:rPr>
      </w:r>
    </w:p>
    <w:p w:rsidR="00000000" w:rsidDel="00000000" w:rsidP="00000000" w:rsidRDefault="00000000" w:rsidRPr="00000000" w14:paraId="00000301">
      <w:pPr>
        <w:tabs>
          <w:tab w:val="left" w:leader="none" w:pos="1079"/>
        </w:tabs>
        <w:rPr/>
      </w:pPr>
      <w:r w:rsidDel="00000000" w:rsidR="00000000" w:rsidRPr="00000000">
        <w:rPr>
          <w:rtl w:val="0"/>
        </w:rPr>
      </w:r>
    </w:p>
    <w:p w:rsidR="00000000" w:rsidDel="00000000" w:rsidP="00000000" w:rsidRDefault="00000000" w:rsidRPr="00000000" w14:paraId="00000302">
      <w:pPr>
        <w:tabs>
          <w:tab w:val="left" w:leader="none" w:pos="1079"/>
        </w:tabs>
        <w:rPr/>
      </w:pPr>
      <w:r w:rsidDel="00000000" w:rsidR="00000000" w:rsidRPr="00000000">
        <w:rPr>
          <w:rtl w:val="0"/>
        </w:rPr>
      </w:r>
    </w:p>
    <w:p w:rsidR="00000000" w:rsidDel="00000000" w:rsidP="00000000" w:rsidRDefault="00000000" w:rsidRPr="00000000" w14:paraId="00000303">
      <w:pPr>
        <w:tabs>
          <w:tab w:val="left" w:leader="none" w:pos="1079"/>
        </w:tabs>
        <w:rPr/>
      </w:pPr>
      <w:r w:rsidDel="00000000" w:rsidR="00000000" w:rsidRPr="00000000">
        <w:rPr>
          <w:rtl w:val="0"/>
        </w:rPr>
      </w:r>
    </w:p>
    <w:p w:rsidR="00000000" w:rsidDel="00000000" w:rsidP="00000000" w:rsidRDefault="00000000" w:rsidRPr="00000000" w14:paraId="00000304">
      <w:pPr>
        <w:tabs>
          <w:tab w:val="left" w:leader="none" w:pos="1079"/>
        </w:tabs>
        <w:rPr/>
      </w:pPr>
      <w:r w:rsidDel="00000000" w:rsidR="00000000" w:rsidRPr="00000000">
        <w:rPr>
          <w:rtl w:val="0"/>
        </w:rPr>
      </w:r>
    </w:p>
    <w:p w:rsidR="00000000" w:rsidDel="00000000" w:rsidP="00000000" w:rsidRDefault="00000000" w:rsidRPr="00000000" w14:paraId="00000305">
      <w:pPr>
        <w:tabs>
          <w:tab w:val="left" w:leader="none" w:pos="1079"/>
        </w:tabs>
        <w:rPr/>
      </w:pPr>
      <w:r w:rsidDel="00000000" w:rsidR="00000000" w:rsidRPr="00000000">
        <w:rPr>
          <w:rtl w:val="0"/>
        </w:rPr>
      </w:r>
    </w:p>
    <w:p w:rsidR="00000000" w:rsidDel="00000000" w:rsidP="00000000" w:rsidRDefault="00000000" w:rsidRPr="00000000" w14:paraId="00000306">
      <w:pPr>
        <w:tabs>
          <w:tab w:val="left" w:leader="none" w:pos="1079"/>
        </w:tabs>
        <w:rPr/>
      </w:pPr>
      <w:r w:rsidDel="00000000" w:rsidR="00000000" w:rsidRPr="00000000">
        <w:rPr>
          <w:rtl w:val="0"/>
        </w:rPr>
      </w:r>
    </w:p>
    <w:p w:rsidR="00000000" w:rsidDel="00000000" w:rsidP="00000000" w:rsidRDefault="00000000" w:rsidRPr="00000000" w14:paraId="00000307">
      <w:pPr>
        <w:tabs>
          <w:tab w:val="left" w:leader="none" w:pos="1079"/>
        </w:tabs>
        <w:rPr/>
      </w:pPr>
      <w:r w:rsidDel="00000000" w:rsidR="00000000" w:rsidRPr="00000000">
        <w:rPr>
          <w:rtl w:val="0"/>
        </w:rPr>
      </w:r>
    </w:p>
    <w:p w:rsidR="00000000" w:rsidDel="00000000" w:rsidP="00000000" w:rsidRDefault="00000000" w:rsidRPr="00000000" w14:paraId="00000308">
      <w:pPr>
        <w:tabs>
          <w:tab w:val="left" w:leader="none" w:pos="1079"/>
        </w:tabs>
        <w:rPr/>
      </w:pPr>
      <w:r w:rsidDel="00000000" w:rsidR="00000000" w:rsidRPr="00000000">
        <w:rPr>
          <w:rtl w:val="0"/>
        </w:rPr>
      </w:r>
    </w:p>
    <w:p w:rsidR="00000000" w:rsidDel="00000000" w:rsidP="00000000" w:rsidRDefault="00000000" w:rsidRPr="00000000" w14:paraId="00000309">
      <w:pPr>
        <w:tabs>
          <w:tab w:val="left" w:leader="none" w:pos="1079"/>
        </w:tabs>
        <w:rPr/>
      </w:pPr>
      <w:r w:rsidDel="00000000" w:rsidR="00000000" w:rsidRPr="00000000">
        <w:rPr>
          <w:rtl w:val="0"/>
        </w:rPr>
      </w:r>
    </w:p>
    <w:p w:rsidR="00000000" w:rsidDel="00000000" w:rsidP="00000000" w:rsidRDefault="00000000" w:rsidRPr="00000000" w14:paraId="0000030A">
      <w:pPr>
        <w:tabs>
          <w:tab w:val="left" w:leader="none" w:pos="1079"/>
        </w:tabs>
        <w:rPr/>
      </w:pPr>
      <w:r w:rsidDel="00000000" w:rsidR="00000000" w:rsidRPr="00000000">
        <w:rPr>
          <w:rtl w:val="0"/>
        </w:rPr>
      </w:r>
    </w:p>
    <w:p w:rsidR="00000000" w:rsidDel="00000000" w:rsidP="00000000" w:rsidRDefault="00000000" w:rsidRPr="00000000" w14:paraId="0000030B">
      <w:pPr>
        <w:tabs>
          <w:tab w:val="left" w:leader="none" w:pos="1079"/>
        </w:tabs>
        <w:rPr/>
      </w:pPr>
      <w:r w:rsidDel="00000000" w:rsidR="00000000" w:rsidRPr="00000000">
        <w:rPr>
          <w:rtl w:val="0"/>
        </w:rPr>
      </w:r>
    </w:p>
    <w:p w:rsidR="00000000" w:rsidDel="00000000" w:rsidP="00000000" w:rsidRDefault="00000000" w:rsidRPr="00000000" w14:paraId="0000030C">
      <w:pPr>
        <w:tabs>
          <w:tab w:val="left" w:leader="none" w:pos="1079"/>
        </w:tabs>
        <w:rPr/>
      </w:pPr>
      <w:r w:rsidDel="00000000" w:rsidR="00000000" w:rsidRPr="00000000">
        <w:rPr>
          <w:rtl w:val="0"/>
        </w:rPr>
      </w:r>
    </w:p>
    <w:p w:rsidR="00000000" w:rsidDel="00000000" w:rsidP="00000000" w:rsidRDefault="00000000" w:rsidRPr="00000000" w14:paraId="0000030D">
      <w:pPr>
        <w:tabs>
          <w:tab w:val="left" w:leader="none" w:pos="1079"/>
        </w:tabs>
        <w:rPr/>
      </w:pPr>
      <w:r w:rsidDel="00000000" w:rsidR="00000000" w:rsidRPr="00000000">
        <w:rPr>
          <w:rtl w:val="0"/>
        </w:rPr>
      </w:r>
    </w:p>
    <w:p w:rsidR="00000000" w:rsidDel="00000000" w:rsidP="00000000" w:rsidRDefault="00000000" w:rsidRPr="00000000" w14:paraId="0000030E">
      <w:pPr>
        <w:tabs>
          <w:tab w:val="left" w:leader="none" w:pos="1079"/>
        </w:tabs>
        <w:rPr/>
      </w:pPr>
      <w:r w:rsidDel="00000000" w:rsidR="00000000" w:rsidRPr="00000000">
        <w:rPr>
          <w:rtl w:val="0"/>
        </w:rPr>
      </w:r>
    </w:p>
    <w:p w:rsidR="00000000" w:rsidDel="00000000" w:rsidP="00000000" w:rsidRDefault="00000000" w:rsidRPr="00000000" w14:paraId="0000030F">
      <w:pPr>
        <w:tabs>
          <w:tab w:val="left" w:leader="none" w:pos="1079"/>
        </w:tabs>
        <w:rPr/>
      </w:pPr>
      <w:r w:rsidDel="00000000" w:rsidR="00000000" w:rsidRPr="00000000">
        <w:rPr>
          <w:rtl w:val="0"/>
        </w:rPr>
      </w:r>
    </w:p>
    <w:p w:rsidR="00000000" w:rsidDel="00000000" w:rsidP="00000000" w:rsidRDefault="00000000" w:rsidRPr="00000000" w14:paraId="00000310">
      <w:pPr>
        <w:tabs>
          <w:tab w:val="left" w:leader="none" w:pos="1079"/>
        </w:tabs>
        <w:rPr/>
      </w:pPr>
      <w:r w:rsidDel="00000000" w:rsidR="00000000" w:rsidRPr="00000000">
        <w:rPr>
          <w:rtl w:val="0"/>
        </w:rPr>
      </w:r>
    </w:p>
    <w:p w:rsidR="00000000" w:rsidDel="00000000" w:rsidP="00000000" w:rsidRDefault="00000000" w:rsidRPr="00000000" w14:paraId="00000311">
      <w:pPr>
        <w:tabs>
          <w:tab w:val="left" w:leader="none" w:pos="1079"/>
        </w:tabs>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1B">
      <w:pPr>
        <w:tabs>
          <w:tab w:val="left" w:leader="none" w:pos="1079"/>
        </w:tabs>
        <w:rPr>
          <w:b w:val="1"/>
          <w:bCs w:val="1"/>
          <w:sz w:val="26"/>
          <w:szCs w:val="26"/>
          <w:vertAlign w:val="baseline"/>
        </w:rPr>
      </w:pPr>
      <w:r w:rsidDel="00000000" w:rsidR="00000000" w:rsidRPr="00000000">
        <w:rPr>
          <w:b w:val="1"/>
          <w:bCs w:val="1"/>
          <w:sz w:val="26"/>
          <w:szCs w:val="26"/>
          <w:vertAlign w:val="baseline"/>
          <w:rtl w:val="0"/>
        </w:rPr>
        <w:t xml:space="preserve">Investor:</w:t>
      </w:r>
    </w:p>
    <w:p w:rsidR="00000000" w:rsidDel="00000000" w:rsidP="00000000" w:rsidRDefault="00000000" w:rsidRPr="00000000" w14:paraId="0000031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1D">
      <w:pPr>
        <w:tabs>
          <w:tab w:val="left" w:leader="none" w:pos="1079"/>
        </w:tabs>
        <w:rPr>
          <w:b w:val="1"/>
          <w:bCs w:val="1"/>
          <w:sz w:val="26"/>
          <w:szCs w:val="26"/>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285750</wp:posOffset>
            </wp:positionH>
            <wp:positionV relativeFrom="paragraph">
              <wp:posOffset>124460</wp:posOffset>
            </wp:positionV>
            <wp:extent cx="6582750" cy="5781675"/>
            <wp:effectExtent b="0" l="0" r="0" t="0"/>
            <wp:wrapNone/>
            <wp:docPr id="28" name="image17.jpg"/>
            <a:graphic>
              <a:graphicData uri="http://schemas.openxmlformats.org/drawingml/2006/picture">
                <pic:pic>
                  <pic:nvPicPr>
                    <pic:cNvPr id="0" name="image17.jpg"/>
                    <pic:cNvPicPr preferRelativeResize="0"/>
                  </pic:nvPicPr>
                  <pic:blipFill>
                    <a:blip r:embed="rId30"/>
                    <a:srcRect b="0" l="0" r="47500" t="0"/>
                    <a:stretch>
                      <a:fillRect/>
                    </a:stretch>
                  </pic:blipFill>
                  <pic:spPr>
                    <a:xfrm>
                      <a:off x="0" y="0"/>
                      <a:ext cx="6582750" cy="5781675"/>
                    </a:xfrm>
                    <a:prstGeom prst="rect"/>
                    <a:ln/>
                  </pic:spPr>
                </pic:pic>
              </a:graphicData>
            </a:graphic>
          </wp:anchor>
        </w:drawing>
      </w:r>
    </w:p>
    <w:p w:rsidR="00000000" w:rsidDel="00000000" w:rsidP="00000000" w:rsidRDefault="00000000" w:rsidRPr="00000000" w14:paraId="0000031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1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2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3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9">
      <w:pPr>
        <w:tabs>
          <w:tab w:val="left" w:leader="none" w:pos="1079"/>
        </w:tabs>
        <w:rPr>
          <w:b w:val="1"/>
          <w:bCs w:val="1"/>
          <w:sz w:val="26"/>
          <w:szCs w:val="26"/>
          <w:vertAlign w:val="baseline"/>
        </w:rPr>
      </w:pPr>
      <w:r w:rsidDel="00000000" w:rsidR="00000000" w:rsidRPr="00000000">
        <w:rPr>
          <w:b w:val="1"/>
          <w:bCs w:val="1"/>
          <w:sz w:val="26"/>
          <w:szCs w:val="26"/>
          <w:vertAlign w:val="baseline"/>
          <w:rtl w:val="0"/>
        </w:rPr>
        <w:t xml:space="preserve">Admin:</w:t>
      </w:r>
    </w:p>
    <w:p w:rsidR="00000000" w:rsidDel="00000000" w:rsidP="00000000" w:rsidRDefault="00000000" w:rsidRPr="00000000" w14:paraId="0000034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D">
      <w:pPr>
        <w:tabs>
          <w:tab w:val="left" w:leader="none" w:pos="1079"/>
        </w:tabs>
        <w:rPr>
          <w:b w:val="1"/>
          <w:bCs w:val="1"/>
          <w:sz w:val="26"/>
          <w:szCs w:val="26"/>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514350</wp:posOffset>
            </wp:positionH>
            <wp:positionV relativeFrom="paragraph">
              <wp:posOffset>173355</wp:posOffset>
            </wp:positionV>
            <wp:extent cx="6018153" cy="7632512"/>
            <wp:effectExtent b="0" l="0" r="0" t="0"/>
            <wp:wrapNone/>
            <wp:docPr id="29" name="image22.jpg"/>
            <a:graphic>
              <a:graphicData uri="http://schemas.openxmlformats.org/drawingml/2006/picture">
                <pic:pic>
                  <pic:nvPicPr>
                    <pic:cNvPr id="0" name="image22.jpg"/>
                    <pic:cNvPicPr preferRelativeResize="0"/>
                  </pic:nvPicPr>
                  <pic:blipFill>
                    <a:blip r:embed="rId31"/>
                    <a:srcRect b="0" l="0" r="0" t="0"/>
                    <a:stretch>
                      <a:fillRect/>
                    </a:stretch>
                  </pic:blipFill>
                  <pic:spPr>
                    <a:xfrm>
                      <a:off x="0" y="0"/>
                      <a:ext cx="6018153" cy="7632512"/>
                    </a:xfrm>
                    <a:prstGeom prst="rect"/>
                    <a:ln/>
                  </pic:spPr>
                </pic:pic>
              </a:graphicData>
            </a:graphic>
          </wp:anchor>
        </w:drawing>
      </w:r>
    </w:p>
    <w:p w:rsidR="00000000" w:rsidDel="00000000" w:rsidP="00000000" w:rsidRDefault="00000000" w:rsidRPr="00000000" w14:paraId="0000034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4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5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6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7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7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7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7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7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USE CASE DESCRIPTION (USE CASE SCENARIO)</w:t>
      </w:r>
      <w:r w:rsidDel="00000000" w:rsidR="00000000" w:rsidRPr="00000000">
        <w:rPr>
          <w:rtl w:val="0"/>
        </w:rPr>
      </w:r>
    </w:p>
    <w:p w:rsidR="00000000" w:rsidDel="00000000" w:rsidP="00000000" w:rsidRDefault="00000000" w:rsidRPr="00000000" w14:paraId="00000378">
      <w:pPr>
        <w:tabs>
          <w:tab w:val="left" w:leader="none" w:pos="1079"/>
        </w:tabs>
        <w:spacing w:before="181" w:lineRule="auto"/>
        <w:ind w:left="0" w:firstLine="0"/>
        <w:rPr>
          <w:b w:val="1"/>
          <w:bCs w:val="1"/>
          <w:sz w:val="26"/>
          <w:szCs w:val="26"/>
        </w:rPr>
      </w:pPr>
      <w:r w:rsidDel="00000000" w:rsidR="00000000" w:rsidRPr="00000000">
        <w:rPr>
          <w:b w:val="1"/>
          <w:bCs w:val="1"/>
          <w:sz w:val="26"/>
          <w:szCs w:val="26"/>
          <w:rtl w:val="0"/>
        </w:rPr>
        <w:t xml:space="preserve">For Investment Part:</w:t>
      </w:r>
    </w:p>
    <w:p w:rsidR="00000000" w:rsidDel="00000000" w:rsidP="00000000" w:rsidRDefault="00000000" w:rsidRPr="00000000" w14:paraId="00000379">
      <w:pPr>
        <w:tabs>
          <w:tab w:val="left" w:leader="none" w:pos="1079"/>
        </w:tabs>
        <w:spacing w:before="181" w:lineRule="auto"/>
        <w:ind w:left="0" w:firstLine="0"/>
        <w:jc w:val="left"/>
        <w:rPr>
          <w:b w:val="1"/>
          <w:bCs w:val="1"/>
          <w:sz w:val="26"/>
          <w:szCs w:val="26"/>
        </w:rPr>
      </w:pPr>
      <w:r w:rsidDel="00000000" w:rsidR="00000000" w:rsidRPr="00000000">
        <w:rPr>
          <w:b w:val="1"/>
          <w:bCs w:val="1"/>
          <w:sz w:val="26"/>
          <w:szCs w:val="26"/>
          <w:rtl w:val="0"/>
        </w:rPr>
        <w:t xml:space="preserve">Farmer:</w:t>
      </w:r>
    </w:p>
    <w:p w:rsidR="00000000" w:rsidDel="00000000" w:rsidP="00000000" w:rsidRDefault="00000000" w:rsidRPr="00000000" w14:paraId="0000037A">
      <w:pPr>
        <w:tabs>
          <w:tab w:val="left" w:leader="none" w:pos="1079"/>
        </w:tabs>
        <w:spacing w:before="181" w:lineRule="auto"/>
        <w:rPr>
          <w:b w:val="1"/>
          <w:bCs w:val="1"/>
          <w:sz w:val="24"/>
          <w:szCs w:val="24"/>
        </w:rPr>
      </w:pPr>
      <w:r w:rsidDel="00000000" w:rsidR="00000000" w:rsidRPr="00000000">
        <w:rPr>
          <w:b w:val="1"/>
          <w:bCs w:val="1"/>
          <w:sz w:val="24"/>
          <w:szCs w:val="24"/>
          <w:rtl w:val="0"/>
        </w:rPr>
        <w:t xml:space="preserve">1 – View Profile</w:t>
      </w:r>
    </w:p>
    <w:tbl>
      <w:tblPr>
        <w:tblStyle w:val="Table5"/>
        <w:tblW w:w="10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39"/>
        <w:tblGridChange w:id="0">
          <w:tblGrid>
            <w:gridCol w:w="2695"/>
            <w:gridCol w:w="8239"/>
          </w:tblGrid>
        </w:tblGridChange>
      </w:tblGrid>
      <w:tr>
        <w:trPr>
          <w:cantSplit w:val="0"/>
          <w:trHeight w:val="271" w:hRule="atLeast"/>
          <w:tblHeader w:val="0"/>
        </w:trPr>
        <w:tc>
          <w:tcPr/>
          <w:p w:rsidR="00000000" w:rsidDel="00000000" w:rsidP="00000000" w:rsidRDefault="00000000" w:rsidRPr="00000000" w14:paraId="0000037B">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37C">
            <w:pPr>
              <w:rPr>
                <w:sz w:val="24"/>
                <w:szCs w:val="24"/>
              </w:rPr>
            </w:pPr>
            <w:r w:rsidDel="00000000" w:rsidR="00000000" w:rsidRPr="00000000">
              <w:rPr>
                <w:sz w:val="24"/>
                <w:szCs w:val="24"/>
                <w:rtl w:val="0"/>
              </w:rPr>
              <w:t xml:space="preserve">UC-F01</w:t>
            </w:r>
          </w:p>
        </w:tc>
      </w:tr>
      <w:tr>
        <w:trPr>
          <w:cantSplit w:val="0"/>
          <w:trHeight w:val="255" w:hRule="atLeast"/>
          <w:tblHeader w:val="0"/>
        </w:trPr>
        <w:tc>
          <w:tcPr/>
          <w:p w:rsidR="00000000" w:rsidDel="00000000" w:rsidP="00000000" w:rsidRDefault="00000000" w:rsidRPr="00000000" w14:paraId="0000037D">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37E">
            <w:pPr>
              <w:rPr>
                <w:sz w:val="24"/>
                <w:szCs w:val="24"/>
              </w:rPr>
            </w:pPr>
            <w:r w:rsidDel="00000000" w:rsidR="00000000" w:rsidRPr="00000000">
              <w:rPr>
                <w:sz w:val="24"/>
                <w:szCs w:val="24"/>
                <w:rtl w:val="0"/>
              </w:rPr>
              <w:t xml:space="preserve">View Profile</w:t>
            </w:r>
          </w:p>
        </w:tc>
      </w:tr>
      <w:tr>
        <w:trPr>
          <w:cantSplit w:val="0"/>
          <w:trHeight w:val="271" w:hRule="atLeast"/>
          <w:tblHeader w:val="0"/>
        </w:trPr>
        <w:tc>
          <w:tcPr/>
          <w:p w:rsidR="00000000" w:rsidDel="00000000" w:rsidP="00000000" w:rsidRDefault="00000000" w:rsidRPr="00000000" w14:paraId="0000037F">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380">
            <w:pPr>
              <w:rPr>
                <w:sz w:val="24"/>
                <w:szCs w:val="24"/>
              </w:rPr>
            </w:pPr>
            <w:r w:rsidDel="00000000" w:rsidR="00000000" w:rsidRPr="00000000">
              <w:rPr>
                <w:sz w:val="24"/>
                <w:szCs w:val="24"/>
                <w:rtl w:val="0"/>
              </w:rPr>
              <w:t xml:space="preserve">Farmer</w:t>
            </w:r>
          </w:p>
        </w:tc>
      </w:tr>
      <w:tr>
        <w:trPr>
          <w:cantSplit w:val="0"/>
          <w:trHeight w:val="255" w:hRule="atLeast"/>
          <w:tblHeader w:val="0"/>
        </w:trPr>
        <w:tc>
          <w:tcPr/>
          <w:p w:rsidR="00000000" w:rsidDel="00000000" w:rsidP="00000000" w:rsidRDefault="00000000" w:rsidRPr="00000000" w14:paraId="00000381">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382">
            <w:pPr>
              <w:rPr>
                <w:sz w:val="24"/>
                <w:szCs w:val="24"/>
              </w:rPr>
            </w:pPr>
            <w:r w:rsidDel="00000000" w:rsidR="00000000" w:rsidRPr="00000000">
              <w:rPr>
                <w:sz w:val="24"/>
                <w:szCs w:val="24"/>
                <w:rtl w:val="0"/>
              </w:rPr>
              <w:t xml:space="preserve">System</w:t>
            </w:r>
          </w:p>
        </w:tc>
      </w:tr>
      <w:tr>
        <w:trPr>
          <w:cantSplit w:val="0"/>
          <w:trHeight w:val="271" w:hRule="atLeast"/>
          <w:tblHeader w:val="0"/>
        </w:trPr>
        <w:tc>
          <w:tcPr/>
          <w:p w:rsidR="00000000" w:rsidDel="00000000" w:rsidP="00000000" w:rsidRDefault="00000000" w:rsidRPr="00000000" w14:paraId="00000383">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384">
            <w:pPr>
              <w:rPr>
                <w:sz w:val="24"/>
                <w:szCs w:val="24"/>
              </w:rPr>
            </w:pPr>
            <w:r w:rsidDel="00000000" w:rsidR="00000000" w:rsidRPr="00000000">
              <w:rPr>
                <w:sz w:val="24"/>
                <w:szCs w:val="24"/>
                <w:rtl w:val="0"/>
              </w:rPr>
              <w:t xml:space="preserve">Farmer is logged into the system.</w:t>
            </w:r>
          </w:p>
        </w:tc>
      </w:tr>
      <w:tr>
        <w:trPr>
          <w:cantSplit w:val="0"/>
          <w:trHeight w:val="1071" w:hRule="atLeast"/>
          <w:tblHeader w:val="0"/>
        </w:trPr>
        <w:tc>
          <w:tcPr/>
          <w:p w:rsidR="00000000" w:rsidDel="00000000" w:rsidP="00000000" w:rsidRDefault="00000000" w:rsidRPr="00000000" w14:paraId="00000385">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386">
            <w:pPr>
              <w:rPr>
                <w:sz w:val="24"/>
                <w:szCs w:val="24"/>
              </w:rPr>
            </w:pPr>
            <w:r w:rsidDel="00000000" w:rsidR="00000000" w:rsidRPr="00000000">
              <w:rPr>
                <w:sz w:val="24"/>
                <w:szCs w:val="24"/>
                <w:rtl w:val="0"/>
              </w:rPr>
              <w:t xml:space="preserve">1. Farmer opens profile page.</w:t>
              <w:br w:type="textWrapping"/>
              <w:t xml:space="preserve">2. System retrieves personal, farm and account data.</w:t>
              <w:br w:type="textWrapping"/>
              <w:t xml:space="preserve">3. System displays profile information.</w:t>
            </w:r>
          </w:p>
        </w:tc>
      </w:tr>
      <w:tr>
        <w:trPr>
          <w:cantSplit w:val="0"/>
          <w:trHeight w:val="527" w:hRule="atLeast"/>
          <w:tblHeader w:val="0"/>
        </w:trPr>
        <w:tc>
          <w:tcPr/>
          <w:p w:rsidR="00000000" w:rsidDel="00000000" w:rsidP="00000000" w:rsidRDefault="00000000" w:rsidRPr="00000000" w14:paraId="00000387">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388">
            <w:pPr>
              <w:rPr>
                <w:sz w:val="24"/>
                <w:szCs w:val="24"/>
              </w:rPr>
            </w:pPr>
            <w:r w:rsidDel="00000000" w:rsidR="00000000" w:rsidRPr="00000000">
              <w:rPr>
                <w:sz w:val="24"/>
                <w:szCs w:val="24"/>
                <w:rtl w:val="0"/>
              </w:rPr>
              <w:t xml:space="preserve">Farmer edits profile data and saves changes.</w:t>
            </w:r>
          </w:p>
        </w:tc>
      </w:tr>
      <w:tr>
        <w:trPr>
          <w:cantSplit w:val="0"/>
          <w:trHeight w:val="271" w:hRule="atLeast"/>
          <w:tblHeader w:val="0"/>
        </w:trPr>
        <w:tc>
          <w:tcPr/>
          <w:p w:rsidR="00000000" w:rsidDel="00000000" w:rsidP="00000000" w:rsidRDefault="00000000" w:rsidRPr="00000000" w14:paraId="00000389">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38A">
            <w:pPr>
              <w:rPr>
                <w:sz w:val="24"/>
                <w:szCs w:val="24"/>
              </w:rPr>
            </w:pPr>
            <w:r w:rsidDel="00000000" w:rsidR="00000000" w:rsidRPr="00000000">
              <w:rPr>
                <w:sz w:val="24"/>
                <w:szCs w:val="24"/>
                <w:rtl w:val="0"/>
              </w:rPr>
              <w:t xml:space="preserve">System fails to retrieve profile data.</w:t>
            </w:r>
          </w:p>
        </w:tc>
      </w:tr>
      <w:tr>
        <w:trPr>
          <w:cantSplit w:val="0"/>
          <w:trHeight w:val="255" w:hRule="atLeast"/>
          <w:tblHeader w:val="0"/>
        </w:trPr>
        <w:tc>
          <w:tcPr/>
          <w:p w:rsidR="00000000" w:rsidDel="00000000" w:rsidP="00000000" w:rsidRDefault="00000000" w:rsidRPr="00000000" w14:paraId="0000038B">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38C">
            <w:pPr>
              <w:rPr>
                <w:sz w:val="24"/>
                <w:szCs w:val="24"/>
              </w:rPr>
            </w:pPr>
            <w:r w:rsidDel="00000000" w:rsidR="00000000" w:rsidRPr="00000000">
              <w:rPr>
                <w:sz w:val="24"/>
                <w:szCs w:val="24"/>
                <w:rtl w:val="0"/>
              </w:rPr>
              <w:t xml:space="preserve">Profile information is viewed or updated.</w:t>
            </w:r>
          </w:p>
        </w:tc>
      </w:tr>
    </w:tbl>
    <w:p w:rsidR="00000000" w:rsidDel="00000000" w:rsidP="00000000" w:rsidRDefault="00000000" w:rsidRPr="00000000" w14:paraId="0000038D">
      <w:pPr>
        <w:pStyle w:val="Heading2"/>
        <w:ind w:left="0" w:firstLine="0"/>
        <w:jc w:val="left"/>
        <w:rPr>
          <w:b w:val="1"/>
          <w:bCs w:val="1"/>
          <w:sz w:val="24"/>
          <w:szCs w:val="24"/>
        </w:rPr>
      </w:pPr>
      <w:r w:rsidDel="00000000" w:rsidR="00000000" w:rsidRPr="00000000">
        <w:rPr>
          <w:b w:val="1"/>
          <w:bCs w:val="1"/>
          <w:sz w:val="24"/>
          <w:szCs w:val="24"/>
          <w:rtl w:val="0"/>
        </w:rPr>
        <w:t xml:space="preserve">2– Add New Investment Plan</w:t>
      </w:r>
    </w:p>
    <w:tbl>
      <w:tblPr>
        <w:tblStyle w:val="Table6"/>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23"/>
        <w:tblGridChange w:id="0">
          <w:tblGrid>
            <w:gridCol w:w="2695"/>
            <w:gridCol w:w="8223"/>
          </w:tblGrid>
        </w:tblGridChange>
      </w:tblGrid>
      <w:tr>
        <w:trPr>
          <w:cantSplit w:val="0"/>
          <w:trHeight w:val="263" w:hRule="atLeast"/>
          <w:tblHeader w:val="0"/>
        </w:trPr>
        <w:tc>
          <w:tcPr/>
          <w:p w:rsidR="00000000" w:rsidDel="00000000" w:rsidP="00000000" w:rsidRDefault="00000000" w:rsidRPr="00000000" w14:paraId="0000038E">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38F">
            <w:pPr>
              <w:rPr>
                <w:sz w:val="24"/>
                <w:szCs w:val="24"/>
              </w:rPr>
            </w:pPr>
            <w:r w:rsidDel="00000000" w:rsidR="00000000" w:rsidRPr="00000000">
              <w:rPr>
                <w:sz w:val="24"/>
                <w:szCs w:val="24"/>
                <w:rtl w:val="0"/>
              </w:rPr>
              <w:t xml:space="preserve">UC-F02</w:t>
            </w:r>
          </w:p>
        </w:tc>
      </w:tr>
      <w:tr>
        <w:trPr>
          <w:cantSplit w:val="0"/>
          <w:trHeight w:val="247" w:hRule="atLeast"/>
          <w:tblHeader w:val="0"/>
        </w:trPr>
        <w:tc>
          <w:tcPr/>
          <w:p w:rsidR="00000000" w:rsidDel="00000000" w:rsidP="00000000" w:rsidRDefault="00000000" w:rsidRPr="00000000" w14:paraId="00000390">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391">
            <w:pPr>
              <w:rPr>
                <w:sz w:val="24"/>
                <w:szCs w:val="24"/>
              </w:rPr>
            </w:pPr>
            <w:r w:rsidDel="00000000" w:rsidR="00000000" w:rsidRPr="00000000">
              <w:rPr>
                <w:sz w:val="24"/>
                <w:szCs w:val="24"/>
                <w:rtl w:val="0"/>
              </w:rPr>
              <w:t xml:space="preserve">Add New Investment Plan</w:t>
            </w:r>
          </w:p>
        </w:tc>
      </w:tr>
      <w:tr>
        <w:trPr>
          <w:cantSplit w:val="0"/>
          <w:trHeight w:val="263" w:hRule="atLeast"/>
          <w:tblHeader w:val="0"/>
        </w:trPr>
        <w:tc>
          <w:tcPr/>
          <w:p w:rsidR="00000000" w:rsidDel="00000000" w:rsidP="00000000" w:rsidRDefault="00000000" w:rsidRPr="00000000" w14:paraId="00000392">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393">
            <w:pPr>
              <w:rPr>
                <w:sz w:val="24"/>
                <w:szCs w:val="24"/>
              </w:rPr>
            </w:pPr>
            <w:r w:rsidDel="00000000" w:rsidR="00000000" w:rsidRPr="00000000">
              <w:rPr>
                <w:sz w:val="24"/>
                <w:szCs w:val="24"/>
                <w:rtl w:val="0"/>
              </w:rPr>
              <w:t xml:space="preserve">Farmer</w:t>
            </w:r>
          </w:p>
        </w:tc>
      </w:tr>
      <w:tr>
        <w:trPr>
          <w:cantSplit w:val="0"/>
          <w:trHeight w:val="247" w:hRule="atLeast"/>
          <w:tblHeader w:val="0"/>
        </w:trPr>
        <w:tc>
          <w:tcPr/>
          <w:p w:rsidR="00000000" w:rsidDel="00000000" w:rsidP="00000000" w:rsidRDefault="00000000" w:rsidRPr="00000000" w14:paraId="00000394">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395">
            <w:pPr>
              <w:rPr>
                <w:sz w:val="24"/>
                <w:szCs w:val="24"/>
              </w:rPr>
            </w:pPr>
            <w:r w:rsidDel="00000000" w:rsidR="00000000" w:rsidRPr="00000000">
              <w:rPr>
                <w:sz w:val="24"/>
                <w:szCs w:val="24"/>
                <w:rtl w:val="0"/>
              </w:rPr>
              <w:t xml:space="preserve">Expert Team</w:t>
            </w:r>
          </w:p>
        </w:tc>
      </w:tr>
      <w:tr>
        <w:trPr>
          <w:cantSplit w:val="0"/>
          <w:trHeight w:val="263" w:hRule="atLeast"/>
          <w:tblHeader w:val="0"/>
        </w:trPr>
        <w:tc>
          <w:tcPr/>
          <w:p w:rsidR="00000000" w:rsidDel="00000000" w:rsidP="00000000" w:rsidRDefault="00000000" w:rsidRPr="00000000" w14:paraId="00000396">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397">
            <w:pPr>
              <w:rPr>
                <w:sz w:val="24"/>
                <w:szCs w:val="24"/>
              </w:rPr>
            </w:pPr>
            <w:r w:rsidDel="00000000" w:rsidR="00000000" w:rsidRPr="00000000">
              <w:rPr>
                <w:sz w:val="24"/>
                <w:szCs w:val="24"/>
                <w:rtl w:val="0"/>
              </w:rPr>
              <w:t xml:space="preserve">Farmer is logged in.</w:t>
            </w:r>
          </w:p>
        </w:tc>
      </w:tr>
      <w:tr>
        <w:trPr>
          <w:cantSplit w:val="0"/>
          <w:trHeight w:val="1812" w:hRule="atLeast"/>
          <w:tblHeader w:val="0"/>
        </w:trPr>
        <w:tc>
          <w:tcPr/>
          <w:p w:rsidR="00000000" w:rsidDel="00000000" w:rsidP="00000000" w:rsidRDefault="00000000" w:rsidRPr="00000000" w14:paraId="00000398">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399">
            <w:pPr>
              <w:rPr>
                <w:sz w:val="24"/>
                <w:szCs w:val="24"/>
              </w:rPr>
            </w:pPr>
            <w:r w:rsidDel="00000000" w:rsidR="00000000" w:rsidRPr="00000000">
              <w:rPr>
                <w:sz w:val="24"/>
                <w:szCs w:val="24"/>
                <w:rtl w:val="0"/>
              </w:rPr>
              <w:t xml:space="preserve">1. Farmer selects Add New Plan.</w:t>
              <w:br w:type="textWrapping"/>
              <w:t xml:space="preserve">2. System displays form.</w:t>
              <w:br w:type="textWrapping"/>
              <w:t xml:space="preserve">3. Farmer enters plan details.</w:t>
              <w:br w:type="textWrapping"/>
              <w:t xml:space="preserve">4. Farmer submits plan.</w:t>
              <w:br w:type="textWrapping"/>
              <w:t xml:space="preserve">5. System validates data.</w:t>
              <w:br w:type="textWrapping"/>
              <w:t xml:space="preserve">6. Plan saved as Pending Review.</w:t>
              <w:br w:type="textWrapping"/>
              <w:t xml:space="preserve">7. Expert Team notified.</w:t>
            </w:r>
          </w:p>
        </w:tc>
      </w:tr>
      <w:tr>
        <w:trPr>
          <w:cantSplit w:val="0"/>
          <w:trHeight w:val="526" w:hRule="atLeast"/>
          <w:tblHeader w:val="0"/>
        </w:trPr>
        <w:tc>
          <w:tcPr/>
          <w:p w:rsidR="00000000" w:rsidDel="00000000" w:rsidP="00000000" w:rsidRDefault="00000000" w:rsidRPr="00000000" w14:paraId="0000039A">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39B">
            <w:pPr>
              <w:rPr>
                <w:sz w:val="24"/>
                <w:szCs w:val="24"/>
              </w:rPr>
            </w:pPr>
            <w:r w:rsidDel="00000000" w:rsidR="00000000" w:rsidRPr="00000000">
              <w:rPr>
                <w:sz w:val="24"/>
                <w:szCs w:val="24"/>
                <w:rtl w:val="0"/>
              </w:rPr>
              <w:t xml:space="preserve">System asks farmer to correct invalid or missing data.</w:t>
            </w:r>
          </w:p>
        </w:tc>
      </w:tr>
      <w:tr>
        <w:trPr>
          <w:cantSplit w:val="0"/>
          <w:trHeight w:val="247" w:hRule="atLeast"/>
          <w:tblHeader w:val="0"/>
        </w:trPr>
        <w:tc>
          <w:tcPr/>
          <w:p w:rsidR="00000000" w:rsidDel="00000000" w:rsidP="00000000" w:rsidRDefault="00000000" w:rsidRPr="00000000" w14:paraId="0000039C">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39D">
            <w:pPr>
              <w:rPr>
                <w:sz w:val="24"/>
                <w:szCs w:val="24"/>
              </w:rPr>
            </w:pPr>
            <w:r w:rsidDel="00000000" w:rsidR="00000000" w:rsidRPr="00000000">
              <w:rPr>
                <w:sz w:val="24"/>
                <w:szCs w:val="24"/>
                <w:rtl w:val="0"/>
              </w:rPr>
              <w:t xml:space="preserve">System error while saving plan.</w:t>
            </w:r>
          </w:p>
        </w:tc>
      </w:tr>
      <w:tr>
        <w:trPr>
          <w:cantSplit w:val="0"/>
          <w:trHeight w:val="263" w:hRule="atLeast"/>
          <w:tblHeader w:val="0"/>
        </w:trPr>
        <w:tc>
          <w:tcPr/>
          <w:p w:rsidR="00000000" w:rsidDel="00000000" w:rsidP="00000000" w:rsidRDefault="00000000" w:rsidRPr="00000000" w14:paraId="0000039E">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39F">
            <w:pPr>
              <w:rPr>
                <w:sz w:val="24"/>
                <w:szCs w:val="24"/>
              </w:rPr>
            </w:pPr>
            <w:r w:rsidDel="00000000" w:rsidR="00000000" w:rsidRPr="00000000">
              <w:rPr>
                <w:sz w:val="24"/>
                <w:szCs w:val="24"/>
                <w:rtl w:val="0"/>
              </w:rPr>
              <w:t xml:space="preserve">Plan stored and awaiting expert review.</w:t>
            </w:r>
          </w:p>
        </w:tc>
      </w:tr>
    </w:tbl>
    <w:p w:rsidR="00000000" w:rsidDel="00000000" w:rsidP="00000000" w:rsidRDefault="00000000" w:rsidRPr="00000000" w14:paraId="000003A0">
      <w:pPr>
        <w:pStyle w:val="Heading2"/>
        <w:ind w:left="0" w:firstLine="0"/>
        <w:jc w:val="left"/>
        <w:rPr>
          <w:b w:val="1"/>
          <w:bCs w:val="1"/>
          <w:sz w:val="24"/>
          <w:szCs w:val="24"/>
        </w:rPr>
      </w:pPr>
      <w:r w:rsidDel="00000000" w:rsidR="00000000" w:rsidRPr="00000000">
        <w:rPr>
          <w:b w:val="1"/>
          <w:bCs w:val="1"/>
          <w:sz w:val="24"/>
          <w:szCs w:val="24"/>
          <w:rtl w:val="0"/>
        </w:rPr>
        <w:t xml:space="preserve">3– Edit Plan</w:t>
      </w:r>
    </w:p>
    <w:tbl>
      <w:tblPr>
        <w:tblStyle w:val="Table7"/>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23"/>
        <w:tblGridChange w:id="0">
          <w:tblGrid>
            <w:gridCol w:w="2695"/>
            <w:gridCol w:w="8223"/>
          </w:tblGrid>
        </w:tblGridChange>
      </w:tblGrid>
      <w:tr>
        <w:trPr>
          <w:cantSplit w:val="0"/>
          <w:trHeight w:val="288" w:hRule="atLeast"/>
          <w:tblHeader w:val="0"/>
        </w:trPr>
        <w:tc>
          <w:tcPr/>
          <w:p w:rsidR="00000000" w:rsidDel="00000000" w:rsidP="00000000" w:rsidRDefault="00000000" w:rsidRPr="00000000" w14:paraId="000003A1">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3A2">
            <w:pPr>
              <w:rPr>
                <w:sz w:val="24"/>
                <w:szCs w:val="24"/>
              </w:rPr>
            </w:pPr>
            <w:r w:rsidDel="00000000" w:rsidR="00000000" w:rsidRPr="00000000">
              <w:rPr>
                <w:sz w:val="24"/>
                <w:szCs w:val="24"/>
                <w:rtl w:val="0"/>
              </w:rPr>
              <w:t xml:space="preserve">UC-F03</w:t>
            </w:r>
          </w:p>
        </w:tc>
      </w:tr>
      <w:tr>
        <w:trPr>
          <w:cantSplit w:val="0"/>
          <w:trHeight w:val="288" w:hRule="atLeast"/>
          <w:tblHeader w:val="0"/>
        </w:trPr>
        <w:tc>
          <w:tcPr/>
          <w:p w:rsidR="00000000" w:rsidDel="00000000" w:rsidP="00000000" w:rsidRDefault="00000000" w:rsidRPr="00000000" w14:paraId="000003A3">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3A4">
            <w:pPr>
              <w:rPr>
                <w:sz w:val="24"/>
                <w:szCs w:val="24"/>
              </w:rPr>
            </w:pPr>
            <w:r w:rsidDel="00000000" w:rsidR="00000000" w:rsidRPr="00000000">
              <w:rPr>
                <w:sz w:val="24"/>
                <w:szCs w:val="24"/>
                <w:rtl w:val="0"/>
              </w:rPr>
              <w:t xml:space="preserve">Edit Plan</w:t>
            </w:r>
          </w:p>
        </w:tc>
      </w:tr>
      <w:tr>
        <w:trPr>
          <w:cantSplit w:val="0"/>
          <w:trHeight w:val="288" w:hRule="atLeast"/>
          <w:tblHeader w:val="0"/>
        </w:trPr>
        <w:tc>
          <w:tcPr/>
          <w:p w:rsidR="00000000" w:rsidDel="00000000" w:rsidP="00000000" w:rsidRDefault="00000000" w:rsidRPr="00000000" w14:paraId="000003A5">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3A6">
            <w:pPr>
              <w:rPr>
                <w:sz w:val="24"/>
                <w:szCs w:val="24"/>
              </w:rPr>
            </w:pPr>
            <w:r w:rsidDel="00000000" w:rsidR="00000000" w:rsidRPr="00000000">
              <w:rPr>
                <w:sz w:val="24"/>
                <w:szCs w:val="24"/>
                <w:rtl w:val="0"/>
              </w:rPr>
              <w:t xml:space="preserve">Farmer</w:t>
            </w:r>
          </w:p>
        </w:tc>
      </w:tr>
      <w:tr>
        <w:trPr>
          <w:cantSplit w:val="0"/>
          <w:trHeight w:val="288" w:hRule="atLeast"/>
          <w:tblHeader w:val="0"/>
        </w:trPr>
        <w:tc>
          <w:tcPr/>
          <w:p w:rsidR="00000000" w:rsidDel="00000000" w:rsidP="00000000" w:rsidRDefault="00000000" w:rsidRPr="00000000" w14:paraId="000003A7">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3A8">
            <w:pPr>
              <w:rPr>
                <w:sz w:val="24"/>
                <w:szCs w:val="24"/>
              </w:rPr>
            </w:pPr>
            <w:r w:rsidDel="00000000" w:rsidR="00000000" w:rsidRPr="00000000">
              <w:rPr>
                <w:sz w:val="24"/>
                <w:szCs w:val="24"/>
                <w:rtl w:val="0"/>
              </w:rPr>
              <w:t xml:space="preserve">Expert Team</w:t>
            </w:r>
          </w:p>
        </w:tc>
      </w:tr>
      <w:tr>
        <w:trPr>
          <w:cantSplit w:val="0"/>
          <w:trHeight w:val="288" w:hRule="atLeast"/>
          <w:tblHeader w:val="0"/>
        </w:trPr>
        <w:tc>
          <w:tcPr/>
          <w:p w:rsidR="00000000" w:rsidDel="00000000" w:rsidP="00000000" w:rsidRDefault="00000000" w:rsidRPr="00000000" w14:paraId="000003A9">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3AA">
            <w:pPr>
              <w:rPr>
                <w:sz w:val="24"/>
                <w:szCs w:val="24"/>
              </w:rPr>
            </w:pPr>
            <w:r w:rsidDel="00000000" w:rsidR="00000000" w:rsidRPr="00000000">
              <w:rPr>
                <w:sz w:val="24"/>
                <w:szCs w:val="24"/>
                <w:rtl w:val="0"/>
              </w:rPr>
              <w:t xml:space="preserve">Farmer logged in and plan exists.</w:t>
            </w:r>
          </w:p>
        </w:tc>
      </w:tr>
      <w:tr>
        <w:trPr>
          <w:cantSplit w:val="0"/>
          <w:trHeight w:val="1186" w:hRule="atLeast"/>
          <w:tblHeader w:val="0"/>
        </w:trPr>
        <w:tc>
          <w:tcPr/>
          <w:p w:rsidR="00000000" w:rsidDel="00000000" w:rsidP="00000000" w:rsidRDefault="00000000" w:rsidRPr="00000000" w14:paraId="000003AB">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3AC">
            <w:pPr>
              <w:rPr>
                <w:sz w:val="24"/>
                <w:szCs w:val="24"/>
              </w:rPr>
            </w:pPr>
            <w:r w:rsidDel="00000000" w:rsidR="00000000" w:rsidRPr="00000000">
              <w:rPr>
                <w:sz w:val="24"/>
                <w:szCs w:val="24"/>
                <w:rtl w:val="0"/>
              </w:rPr>
              <w:t xml:space="preserve">1. Farmer selects plan.</w:t>
              <w:br w:type="textWrapping"/>
              <w:t xml:space="preserve">2. Farmer edits details.</w:t>
              <w:br w:type="textWrapping"/>
              <w:t xml:space="preserve">3. System validates updates.</w:t>
              <w:br w:type="textWrapping"/>
              <w:t xml:space="preserve">4. System saves changes.</w:t>
            </w:r>
          </w:p>
        </w:tc>
      </w:tr>
      <w:tr>
        <w:trPr>
          <w:cantSplit w:val="0"/>
          <w:trHeight w:val="577" w:hRule="atLeast"/>
          <w:tblHeader w:val="0"/>
        </w:trPr>
        <w:tc>
          <w:tcPr/>
          <w:p w:rsidR="00000000" w:rsidDel="00000000" w:rsidP="00000000" w:rsidRDefault="00000000" w:rsidRPr="00000000" w14:paraId="000003AD">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3AE">
            <w:pPr>
              <w:rPr>
                <w:sz w:val="24"/>
                <w:szCs w:val="24"/>
              </w:rPr>
            </w:pPr>
            <w:r w:rsidDel="00000000" w:rsidR="00000000" w:rsidRPr="00000000">
              <w:rPr>
                <w:sz w:val="24"/>
                <w:szCs w:val="24"/>
                <w:rtl w:val="0"/>
              </w:rPr>
              <w:t xml:space="preserve">Expert Team requests changes after review.</w:t>
            </w:r>
          </w:p>
        </w:tc>
      </w:tr>
      <w:tr>
        <w:trPr>
          <w:cantSplit w:val="0"/>
          <w:trHeight w:val="288" w:hRule="atLeast"/>
          <w:tblHeader w:val="0"/>
        </w:trPr>
        <w:tc>
          <w:tcPr/>
          <w:p w:rsidR="00000000" w:rsidDel="00000000" w:rsidP="00000000" w:rsidRDefault="00000000" w:rsidRPr="00000000" w14:paraId="000003AF">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3B0">
            <w:pPr>
              <w:rPr>
                <w:sz w:val="24"/>
                <w:szCs w:val="24"/>
              </w:rPr>
            </w:pPr>
            <w:r w:rsidDel="00000000" w:rsidR="00000000" w:rsidRPr="00000000">
              <w:rPr>
                <w:sz w:val="24"/>
                <w:szCs w:val="24"/>
                <w:rtl w:val="0"/>
              </w:rPr>
              <w:t xml:space="preserve">System update failure.</w:t>
            </w:r>
          </w:p>
        </w:tc>
      </w:tr>
      <w:tr>
        <w:trPr>
          <w:cantSplit w:val="0"/>
          <w:trHeight w:val="288" w:hRule="atLeast"/>
          <w:tblHeader w:val="0"/>
        </w:trPr>
        <w:tc>
          <w:tcPr/>
          <w:p w:rsidR="00000000" w:rsidDel="00000000" w:rsidP="00000000" w:rsidRDefault="00000000" w:rsidRPr="00000000" w14:paraId="000003B1">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3B2">
            <w:pPr>
              <w:rPr>
                <w:sz w:val="24"/>
                <w:szCs w:val="24"/>
              </w:rPr>
            </w:pPr>
            <w:r w:rsidDel="00000000" w:rsidR="00000000" w:rsidRPr="00000000">
              <w:rPr>
                <w:sz w:val="24"/>
                <w:szCs w:val="24"/>
                <w:rtl w:val="0"/>
              </w:rPr>
              <w:t xml:space="preserve">Plan updated successfully.</w:t>
            </w:r>
          </w:p>
        </w:tc>
      </w:tr>
    </w:tbl>
    <w:p w:rsidR="00000000" w:rsidDel="00000000" w:rsidP="00000000" w:rsidRDefault="00000000" w:rsidRPr="00000000" w14:paraId="000003B3">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B4">
      <w:pPr>
        <w:pStyle w:val="Heading2"/>
        <w:ind w:left="0" w:firstLine="0"/>
        <w:jc w:val="left"/>
        <w:rPr>
          <w:b w:val="1"/>
          <w:bCs w:val="1"/>
          <w:sz w:val="24"/>
          <w:szCs w:val="24"/>
        </w:rPr>
      </w:pPr>
      <w:r w:rsidDel="00000000" w:rsidR="00000000" w:rsidRPr="00000000">
        <w:rPr>
          <w:b w:val="1"/>
          <w:bCs w:val="1"/>
          <w:sz w:val="24"/>
          <w:szCs w:val="24"/>
          <w:rtl w:val="0"/>
        </w:rPr>
        <w:t xml:space="preserve">4– Delete Plan</w:t>
      </w:r>
    </w:p>
    <w:tbl>
      <w:tblPr>
        <w:tblStyle w:val="Table8"/>
        <w:tblW w:w="10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39"/>
        <w:tblGridChange w:id="0">
          <w:tblGrid>
            <w:gridCol w:w="2695"/>
            <w:gridCol w:w="8239"/>
          </w:tblGrid>
        </w:tblGridChange>
      </w:tblGrid>
      <w:tr>
        <w:trPr>
          <w:cantSplit w:val="0"/>
          <w:trHeight w:val="255" w:hRule="atLeast"/>
          <w:tblHeader w:val="0"/>
        </w:trPr>
        <w:tc>
          <w:tcPr/>
          <w:p w:rsidR="00000000" w:rsidDel="00000000" w:rsidP="00000000" w:rsidRDefault="00000000" w:rsidRPr="00000000" w14:paraId="000003B5">
            <w:pPr>
              <w:rPr/>
            </w:pPr>
            <w:r w:rsidDel="00000000" w:rsidR="00000000" w:rsidRPr="00000000">
              <w:rPr>
                <w:rtl w:val="0"/>
              </w:rPr>
              <w:t xml:space="preserve">Use Case ID</w:t>
            </w:r>
          </w:p>
        </w:tc>
        <w:tc>
          <w:tcPr/>
          <w:p w:rsidR="00000000" w:rsidDel="00000000" w:rsidP="00000000" w:rsidRDefault="00000000" w:rsidRPr="00000000" w14:paraId="000003B6">
            <w:pPr>
              <w:rPr/>
            </w:pPr>
            <w:r w:rsidDel="00000000" w:rsidR="00000000" w:rsidRPr="00000000">
              <w:rPr>
                <w:rtl w:val="0"/>
              </w:rPr>
              <w:t xml:space="preserve">UC-F04</w:t>
            </w:r>
          </w:p>
        </w:tc>
      </w:tr>
      <w:tr>
        <w:trPr>
          <w:cantSplit w:val="0"/>
          <w:trHeight w:val="240" w:hRule="atLeast"/>
          <w:tblHeader w:val="0"/>
        </w:trPr>
        <w:tc>
          <w:tcPr/>
          <w:p w:rsidR="00000000" w:rsidDel="00000000" w:rsidP="00000000" w:rsidRDefault="00000000" w:rsidRPr="00000000" w14:paraId="000003B7">
            <w:pPr>
              <w:rPr/>
            </w:pPr>
            <w:r w:rsidDel="00000000" w:rsidR="00000000" w:rsidRPr="00000000">
              <w:rPr>
                <w:rtl w:val="0"/>
              </w:rPr>
              <w:t xml:space="preserve">Use Case Name</w:t>
            </w:r>
          </w:p>
        </w:tc>
        <w:tc>
          <w:tcPr/>
          <w:p w:rsidR="00000000" w:rsidDel="00000000" w:rsidP="00000000" w:rsidRDefault="00000000" w:rsidRPr="00000000" w14:paraId="000003B8">
            <w:pPr>
              <w:rPr/>
            </w:pPr>
            <w:r w:rsidDel="00000000" w:rsidR="00000000" w:rsidRPr="00000000">
              <w:rPr>
                <w:rtl w:val="0"/>
              </w:rPr>
              <w:t xml:space="preserve">Delete Plan</w:t>
            </w:r>
          </w:p>
        </w:tc>
      </w:tr>
      <w:tr>
        <w:trPr>
          <w:cantSplit w:val="0"/>
          <w:trHeight w:val="255" w:hRule="atLeast"/>
          <w:tblHeader w:val="0"/>
        </w:trPr>
        <w:tc>
          <w:tcPr/>
          <w:p w:rsidR="00000000" w:rsidDel="00000000" w:rsidP="00000000" w:rsidRDefault="00000000" w:rsidRPr="00000000" w14:paraId="000003B9">
            <w:pPr>
              <w:rPr/>
            </w:pPr>
            <w:r w:rsidDel="00000000" w:rsidR="00000000" w:rsidRPr="00000000">
              <w:rPr>
                <w:rtl w:val="0"/>
              </w:rPr>
              <w:t xml:space="preserve">Primary Actor</w:t>
            </w:r>
          </w:p>
        </w:tc>
        <w:tc>
          <w:tcPr/>
          <w:p w:rsidR="00000000" w:rsidDel="00000000" w:rsidP="00000000" w:rsidRDefault="00000000" w:rsidRPr="00000000" w14:paraId="000003BA">
            <w:pPr>
              <w:rPr/>
            </w:pPr>
            <w:r w:rsidDel="00000000" w:rsidR="00000000" w:rsidRPr="00000000">
              <w:rPr>
                <w:rtl w:val="0"/>
              </w:rPr>
              <w:t xml:space="preserve">Farmer</w:t>
            </w:r>
          </w:p>
        </w:tc>
      </w:tr>
      <w:tr>
        <w:trPr>
          <w:cantSplit w:val="0"/>
          <w:trHeight w:val="240" w:hRule="atLeast"/>
          <w:tblHeader w:val="0"/>
        </w:trPr>
        <w:tc>
          <w:tcPr/>
          <w:p w:rsidR="00000000" w:rsidDel="00000000" w:rsidP="00000000" w:rsidRDefault="00000000" w:rsidRPr="00000000" w14:paraId="000003BB">
            <w:pPr>
              <w:rPr/>
            </w:pPr>
            <w:r w:rsidDel="00000000" w:rsidR="00000000" w:rsidRPr="00000000">
              <w:rPr>
                <w:rtl w:val="0"/>
              </w:rPr>
              <w:t xml:space="preserve">Secondary Actor</w:t>
            </w:r>
          </w:p>
        </w:tc>
        <w:tc>
          <w:tcPr/>
          <w:p w:rsidR="00000000" w:rsidDel="00000000" w:rsidP="00000000" w:rsidRDefault="00000000" w:rsidRPr="00000000" w14:paraId="000003BC">
            <w:pPr>
              <w:rPr/>
            </w:pPr>
            <w:r w:rsidDel="00000000" w:rsidR="00000000" w:rsidRPr="00000000">
              <w:rPr>
                <w:rtl w:val="0"/>
              </w:rPr>
              <w:t xml:space="preserve">System</w:t>
            </w:r>
          </w:p>
        </w:tc>
      </w:tr>
      <w:tr>
        <w:trPr>
          <w:cantSplit w:val="0"/>
          <w:trHeight w:val="255" w:hRule="atLeast"/>
          <w:tblHeader w:val="0"/>
        </w:trPr>
        <w:tc>
          <w:tcPr/>
          <w:p w:rsidR="00000000" w:rsidDel="00000000" w:rsidP="00000000" w:rsidRDefault="00000000" w:rsidRPr="00000000" w14:paraId="000003BD">
            <w:pPr>
              <w:rPr/>
            </w:pPr>
            <w:r w:rsidDel="00000000" w:rsidR="00000000" w:rsidRPr="00000000">
              <w:rPr>
                <w:rtl w:val="0"/>
              </w:rPr>
              <w:t xml:space="preserve">Pre-Conditions</w:t>
            </w:r>
          </w:p>
        </w:tc>
        <w:tc>
          <w:tcPr/>
          <w:p w:rsidR="00000000" w:rsidDel="00000000" w:rsidP="00000000" w:rsidRDefault="00000000" w:rsidRPr="00000000" w14:paraId="000003BE">
            <w:pPr>
              <w:rPr/>
            </w:pPr>
            <w:r w:rsidDel="00000000" w:rsidR="00000000" w:rsidRPr="00000000">
              <w:rPr>
                <w:rtl w:val="0"/>
              </w:rPr>
              <w:t xml:space="preserve">Plan not yet approved.</w:t>
            </w:r>
          </w:p>
        </w:tc>
      </w:tr>
      <w:tr>
        <w:trPr>
          <w:cantSplit w:val="0"/>
          <w:trHeight w:val="1005" w:hRule="atLeast"/>
          <w:tblHeader w:val="0"/>
        </w:trPr>
        <w:tc>
          <w:tcPr/>
          <w:p w:rsidR="00000000" w:rsidDel="00000000" w:rsidP="00000000" w:rsidRDefault="00000000" w:rsidRPr="00000000" w14:paraId="000003BF">
            <w:pPr>
              <w:rPr/>
            </w:pPr>
            <w:r w:rsidDel="00000000" w:rsidR="00000000" w:rsidRPr="00000000">
              <w:rPr>
                <w:rtl w:val="0"/>
              </w:rPr>
              <w:t xml:space="preserve">Main Flow</w:t>
            </w:r>
          </w:p>
        </w:tc>
        <w:tc>
          <w:tcPr/>
          <w:p w:rsidR="00000000" w:rsidDel="00000000" w:rsidP="00000000" w:rsidRDefault="00000000" w:rsidRPr="00000000" w14:paraId="000003C0">
            <w:pPr>
              <w:rPr/>
            </w:pPr>
            <w:r w:rsidDel="00000000" w:rsidR="00000000" w:rsidRPr="00000000">
              <w:rPr>
                <w:rtl w:val="0"/>
              </w:rPr>
              <w:t xml:space="preserve">1. Farmer selects delete plan.</w:t>
              <w:br w:type="textWrapping"/>
              <w:t xml:space="preserve">2. System asks confirmation.</w:t>
              <w:br w:type="textWrapping"/>
              <w:t xml:space="preserve">3. Farmer confirms.</w:t>
              <w:br w:type="textWrapping"/>
              <w:t xml:space="preserve">4. System deletes plan.</w:t>
            </w:r>
          </w:p>
        </w:tc>
      </w:tr>
      <w:tr>
        <w:trPr>
          <w:cantSplit w:val="0"/>
          <w:trHeight w:val="240" w:hRule="atLeast"/>
          <w:tblHeader w:val="0"/>
        </w:trPr>
        <w:tc>
          <w:tcPr/>
          <w:p w:rsidR="00000000" w:rsidDel="00000000" w:rsidP="00000000" w:rsidRDefault="00000000" w:rsidRPr="00000000" w14:paraId="000003C1">
            <w:pPr>
              <w:rPr/>
            </w:pPr>
            <w:r w:rsidDel="00000000" w:rsidR="00000000" w:rsidRPr="00000000">
              <w:rPr>
                <w:rtl w:val="0"/>
              </w:rPr>
              <w:t xml:space="preserve">Alternative Flow</w:t>
            </w:r>
          </w:p>
        </w:tc>
        <w:tc>
          <w:tcPr/>
          <w:p w:rsidR="00000000" w:rsidDel="00000000" w:rsidP="00000000" w:rsidRDefault="00000000" w:rsidRPr="00000000" w14:paraId="000003C2">
            <w:pPr>
              <w:rPr/>
            </w:pPr>
            <w:r w:rsidDel="00000000" w:rsidR="00000000" w:rsidRPr="00000000">
              <w:rPr>
                <w:rtl w:val="0"/>
              </w:rPr>
              <w:t xml:space="preserve">Farmer cancels deletion.</w:t>
            </w:r>
          </w:p>
        </w:tc>
      </w:tr>
      <w:tr>
        <w:trPr>
          <w:cantSplit w:val="0"/>
          <w:trHeight w:val="255" w:hRule="atLeast"/>
          <w:tblHeader w:val="0"/>
        </w:trPr>
        <w:tc>
          <w:tcPr/>
          <w:p w:rsidR="00000000" w:rsidDel="00000000" w:rsidP="00000000" w:rsidRDefault="00000000" w:rsidRPr="00000000" w14:paraId="000003C3">
            <w:pPr>
              <w:rPr/>
            </w:pPr>
            <w:r w:rsidDel="00000000" w:rsidR="00000000" w:rsidRPr="00000000">
              <w:rPr>
                <w:rtl w:val="0"/>
              </w:rPr>
              <w:t xml:space="preserve">Exception Flow</w:t>
            </w:r>
          </w:p>
        </w:tc>
        <w:tc>
          <w:tcPr/>
          <w:p w:rsidR="00000000" w:rsidDel="00000000" w:rsidP="00000000" w:rsidRDefault="00000000" w:rsidRPr="00000000" w14:paraId="000003C4">
            <w:pPr>
              <w:rPr/>
            </w:pPr>
            <w:r w:rsidDel="00000000" w:rsidR="00000000" w:rsidRPr="00000000">
              <w:rPr>
                <w:rtl w:val="0"/>
              </w:rPr>
              <w:t xml:space="preserve">Deletion process fails.</w:t>
            </w:r>
          </w:p>
        </w:tc>
      </w:tr>
      <w:tr>
        <w:trPr>
          <w:cantSplit w:val="0"/>
          <w:trHeight w:val="240" w:hRule="atLeast"/>
          <w:tblHeader w:val="0"/>
        </w:trPr>
        <w:tc>
          <w:tcPr/>
          <w:p w:rsidR="00000000" w:rsidDel="00000000" w:rsidP="00000000" w:rsidRDefault="00000000" w:rsidRPr="00000000" w14:paraId="000003C5">
            <w:pPr>
              <w:rPr/>
            </w:pPr>
            <w:r w:rsidDel="00000000" w:rsidR="00000000" w:rsidRPr="00000000">
              <w:rPr>
                <w:rtl w:val="0"/>
              </w:rPr>
              <w:t xml:space="preserve">Post-Conditions</w:t>
            </w:r>
          </w:p>
        </w:tc>
        <w:tc>
          <w:tcPr/>
          <w:p w:rsidR="00000000" w:rsidDel="00000000" w:rsidP="00000000" w:rsidRDefault="00000000" w:rsidRPr="00000000" w14:paraId="000003C6">
            <w:pPr>
              <w:rPr/>
            </w:pPr>
            <w:r w:rsidDel="00000000" w:rsidR="00000000" w:rsidRPr="00000000">
              <w:rPr>
                <w:rtl w:val="0"/>
              </w:rPr>
              <w:t xml:space="preserve">Plan removed from system.</w:t>
            </w:r>
          </w:p>
        </w:tc>
      </w:tr>
    </w:tbl>
    <w:p w:rsidR="00000000" w:rsidDel="00000000" w:rsidP="00000000" w:rsidRDefault="00000000" w:rsidRPr="00000000" w14:paraId="000003C7">
      <w:pPr>
        <w:pStyle w:val="Heading2"/>
        <w:ind w:left="0" w:firstLine="0"/>
        <w:jc w:val="left"/>
        <w:rPr>
          <w:b w:val="1"/>
          <w:bCs w:val="1"/>
          <w:sz w:val="24"/>
          <w:szCs w:val="24"/>
        </w:rPr>
      </w:pPr>
      <w:r w:rsidDel="00000000" w:rsidR="00000000" w:rsidRPr="00000000">
        <w:rPr>
          <w:b w:val="1"/>
          <w:bCs w:val="1"/>
          <w:sz w:val="24"/>
          <w:szCs w:val="24"/>
          <w:rtl w:val="0"/>
        </w:rPr>
        <w:t xml:space="preserve">5– View Posted Plans</w:t>
      </w:r>
    </w:p>
    <w:tbl>
      <w:tblPr>
        <w:tblStyle w:val="Table9"/>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23"/>
        <w:tblGridChange w:id="0">
          <w:tblGrid>
            <w:gridCol w:w="2695"/>
            <w:gridCol w:w="8223"/>
          </w:tblGrid>
        </w:tblGridChange>
      </w:tblGrid>
      <w:tr>
        <w:trPr>
          <w:cantSplit w:val="0"/>
          <w:trHeight w:val="268" w:hRule="atLeast"/>
          <w:tblHeader w:val="0"/>
        </w:trPr>
        <w:tc>
          <w:tcPr/>
          <w:p w:rsidR="00000000" w:rsidDel="00000000" w:rsidP="00000000" w:rsidRDefault="00000000" w:rsidRPr="00000000" w14:paraId="000003C8">
            <w:pPr>
              <w:rPr/>
            </w:pPr>
            <w:r w:rsidDel="00000000" w:rsidR="00000000" w:rsidRPr="00000000">
              <w:rPr>
                <w:rtl w:val="0"/>
              </w:rPr>
              <w:t xml:space="preserve">Use Case ID</w:t>
            </w:r>
          </w:p>
        </w:tc>
        <w:tc>
          <w:tcPr/>
          <w:p w:rsidR="00000000" w:rsidDel="00000000" w:rsidP="00000000" w:rsidRDefault="00000000" w:rsidRPr="00000000" w14:paraId="000003C9">
            <w:pPr>
              <w:rPr/>
            </w:pPr>
            <w:r w:rsidDel="00000000" w:rsidR="00000000" w:rsidRPr="00000000">
              <w:rPr>
                <w:rtl w:val="0"/>
              </w:rPr>
              <w:t xml:space="preserve">UC-F05</w:t>
            </w:r>
          </w:p>
        </w:tc>
      </w:tr>
      <w:tr>
        <w:trPr>
          <w:cantSplit w:val="0"/>
          <w:trHeight w:val="252" w:hRule="atLeast"/>
          <w:tblHeader w:val="0"/>
        </w:trPr>
        <w:tc>
          <w:tcPr/>
          <w:p w:rsidR="00000000" w:rsidDel="00000000" w:rsidP="00000000" w:rsidRDefault="00000000" w:rsidRPr="00000000" w14:paraId="000003CA">
            <w:pPr>
              <w:rPr/>
            </w:pPr>
            <w:r w:rsidDel="00000000" w:rsidR="00000000" w:rsidRPr="00000000">
              <w:rPr>
                <w:rtl w:val="0"/>
              </w:rPr>
              <w:t xml:space="preserve">Use Case Name</w:t>
            </w:r>
          </w:p>
        </w:tc>
        <w:tc>
          <w:tcPr/>
          <w:p w:rsidR="00000000" w:rsidDel="00000000" w:rsidP="00000000" w:rsidRDefault="00000000" w:rsidRPr="00000000" w14:paraId="000003CB">
            <w:pPr>
              <w:rPr/>
            </w:pPr>
            <w:r w:rsidDel="00000000" w:rsidR="00000000" w:rsidRPr="00000000">
              <w:rPr>
                <w:rtl w:val="0"/>
              </w:rPr>
              <w:t xml:space="preserve">View Posted Plans</w:t>
            </w:r>
          </w:p>
        </w:tc>
      </w:tr>
      <w:tr>
        <w:trPr>
          <w:cantSplit w:val="0"/>
          <w:trHeight w:val="268" w:hRule="atLeast"/>
          <w:tblHeader w:val="0"/>
        </w:trPr>
        <w:tc>
          <w:tcPr/>
          <w:p w:rsidR="00000000" w:rsidDel="00000000" w:rsidP="00000000" w:rsidRDefault="00000000" w:rsidRPr="00000000" w14:paraId="000003CC">
            <w:pPr>
              <w:rPr/>
            </w:pPr>
            <w:r w:rsidDel="00000000" w:rsidR="00000000" w:rsidRPr="00000000">
              <w:rPr>
                <w:rtl w:val="0"/>
              </w:rPr>
              <w:t xml:space="preserve">Primary Actor</w:t>
            </w:r>
          </w:p>
        </w:tc>
        <w:tc>
          <w:tcPr/>
          <w:p w:rsidR="00000000" w:rsidDel="00000000" w:rsidP="00000000" w:rsidRDefault="00000000" w:rsidRPr="00000000" w14:paraId="000003CD">
            <w:pPr>
              <w:rPr/>
            </w:pPr>
            <w:r w:rsidDel="00000000" w:rsidR="00000000" w:rsidRPr="00000000">
              <w:rPr>
                <w:rtl w:val="0"/>
              </w:rPr>
              <w:t xml:space="preserve">Farmer</w:t>
            </w:r>
          </w:p>
        </w:tc>
      </w:tr>
      <w:tr>
        <w:trPr>
          <w:cantSplit w:val="0"/>
          <w:trHeight w:val="252" w:hRule="atLeast"/>
          <w:tblHeader w:val="0"/>
        </w:trPr>
        <w:tc>
          <w:tcPr/>
          <w:p w:rsidR="00000000" w:rsidDel="00000000" w:rsidP="00000000" w:rsidRDefault="00000000" w:rsidRPr="00000000" w14:paraId="000003CE">
            <w:pPr>
              <w:rPr/>
            </w:pPr>
            <w:r w:rsidDel="00000000" w:rsidR="00000000" w:rsidRPr="00000000">
              <w:rPr>
                <w:rtl w:val="0"/>
              </w:rPr>
              <w:t xml:space="preserve">Secondary Actor</w:t>
            </w:r>
          </w:p>
        </w:tc>
        <w:tc>
          <w:tcPr/>
          <w:p w:rsidR="00000000" w:rsidDel="00000000" w:rsidP="00000000" w:rsidRDefault="00000000" w:rsidRPr="00000000" w14:paraId="000003CF">
            <w:pPr>
              <w:rPr/>
            </w:pPr>
            <w:r w:rsidDel="00000000" w:rsidR="00000000" w:rsidRPr="00000000">
              <w:rPr>
                <w:rtl w:val="0"/>
              </w:rPr>
              <w:t xml:space="preserve">Expert Team</w:t>
            </w:r>
          </w:p>
        </w:tc>
      </w:tr>
      <w:tr>
        <w:trPr>
          <w:cantSplit w:val="0"/>
          <w:trHeight w:val="268" w:hRule="atLeast"/>
          <w:tblHeader w:val="0"/>
        </w:trPr>
        <w:tc>
          <w:tcPr/>
          <w:p w:rsidR="00000000" w:rsidDel="00000000" w:rsidP="00000000" w:rsidRDefault="00000000" w:rsidRPr="00000000" w14:paraId="000003D0">
            <w:pPr>
              <w:rPr/>
            </w:pPr>
            <w:r w:rsidDel="00000000" w:rsidR="00000000" w:rsidRPr="00000000">
              <w:rPr>
                <w:rtl w:val="0"/>
              </w:rPr>
              <w:t xml:space="preserve">Pre-Conditions</w:t>
            </w:r>
          </w:p>
        </w:tc>
        <w:tc>
          <w:tcPr/>
          <w:p w:rsidR="00000000" w:rsidDel="00000000" w:rsidP="00000000" w:rsidRDefault="00000000" w:rsidRPr="00000000" w14:paraId="000003D1">
            <w:pPr>
              <w:rPr/>
            </w:pPr>
            <w:r w:rsidDel="00000000" w:rsidR="00000000" w:rsidRPr="00000000">
              <w:rPr>
                <w:rtl w:val="0"/>
              </w:rPr>
              <w:t xml:space="preserve">Farmer logged in.</w:t>
            </w:r>
          </w:p>
        </w:tc>
      </w:tr>
      <w:tr>
        <w:trPr>
          <w:cantSplit w:val="0"/>
          <w:trHeight w:val="1058" w:hRule="atLeast"/>
          <w:tblHeader w:val="0"/>
        </w:trPr>
        <w:tc>
          <w:tcPr/>
          <w:p w:rsidR="00000000" w:rsidDel="00000000" w:rsidP="00000000" w:rsidRDefault="00000000" w:rsidRPr="00000000" w14:paraId="000003D2">
            <w:pPr>
              <w:rPr/>
            </w:pPr>
            <w:r w:rsidDel="00000000" w:rsidR="00000000" w:rsidRPr="00000000">
              <w:rPr>
                <w:rtl w:val="0"/>
              </w:rPr>
              <w:t xml:space="preserve">Main Flow</w:t>
            </w:r>
          </w:p>
        </w:tc>
        <w:tc>
          <w:tcPr/>
          <w:p w:rsidR="00000000" w:rsidDel="00000000" w:rsidP="00000000" w:rsidRDefault="00000000" w:rsidRPr="00000000" w14:paraId="000003D3">
            <w:pPr>
              <w:rPr/>
            </w:pPr>
            <w:r w:rsidDel="00000000" w:rsidR="00000000" w:rsidRPr="00000000">
              <w:rPr>
                <w:rtl w:val="0"/>
              </w:rPr>
              <w:t xml:space="preserve">1. Farmer selects View Plans.</w:t>
              <w:br w:type="textWrapping"/>
              <w:t xml:space="preserve">2. System displays farmer approved plans.</w:t>
              <w:br w:type="textWrapping"/>
              <w:t xml:space="preserve">3. Farmer views plan details.</w:t>
            </w:r>
          </w:p>
        </w:tc>
      </w:tr>
      <w:tr>
        <w:trPr>
          <w:cantSplit w:val="0"/>
          <w:trHeight w:val="252" w:hRule="atLeast"/>
          <w:tblHeader w:val="0"/>
        </w:trPr>
        <w:tc>
          <w:tcPr/>
          <w:p w:rsidR="00000000" w:rsidDel="00000000" w:rsidP="00000000" w:rsidRDefault="00000000" w:rsidRPr="00000000" w14:paraId="000003D4">
            <w:pPr>
              <w:rPr/>
            </w:pPr>
            <w:r w:rsidDel="00000000" w:rsidR="00000000" w:rsidRPr="00000000">
              <w:rPr>
                <w:rtl w:val="0"/>
              </w:rPr>
              <w:t xml:space="preserve">Alternative Flow</w:t>
            </w:r>
          </w:p>
        </w:tc>
        <w:tc>
          <w:tcPr/>
          <w:p w:rsidR="00000000" w:rsidDel="00000000" w:rsidP="00000000" w:rsidRDefault="00000000" w:rsidRPr="00000000" w14:paraId="000003D5">
            <w:pPr>
              <w:rPr/>
            </w:pPr>
            <w:r w:rsidDel="00000000" w:rsidR="00000000" w:rsidRPr="00000000">
              <w:rPr>
                <w:rtl w:val="0"/>
              </w:rPr>
              <w:t xml:space="preserve">No plans available.</w:t>
            </w:r>
          </w:p>
        </w:tc>
      </w:tr>
      <w:tr>
        <w:trPr>
          <w:cantSplit w:val="0"/>
          <w:trHeight w:val="268" w:hRule="atLeast"/>
          <w:tblHeader w:val="0"/>
        </w:trPr>
        <w:tc>
          <w:tcPr/>
          <w:p w:rsidR="00000000" w:rsidDel="00000000" w:rsidP="00000000" w:rsidRDefault="00000000" w:rsidRPr="00000000" w14:paraId="000003D6">
            <w:pPr>
              <w:rPr/>
            </w:pPr>
            <w:r w:rsidDel="00000000" w:rsidR="00000000" w:rsidRPr="00000000">
              <w:rPr>
                <w:rtl w:val="0"/>
              </w:rPr>
              <w:t xml:space="preserve">Exception Flow</w:t>
            </w:r>
          </w:p>
        </w:tc>
        <w:tc>
          <w:tcPr/>
          <w:p w:rsidR="00000000" w:rsidDel="00000000" w:rsidP="00000000" w:rsidRDefault="00000000" w:rsidRPr="00000000" w14:paraId="000003D7">
            <w:pPr>
              <w:rPr/>
            </w:pPr>
            <w:r w:rsidDel="00000000" w:rsidR="00000000" w:rsidRPr="00000000">
              <w:rPr>
                <w:rtl w:val="0"/>
              </w:rPr>
              <w:t xml:space="preserve">Plans cannot be loaded.</w:t>
            </w:r>
          </w:p>
        </w:tc>
      </w:tr>
      <w:tr>
        <w:trPr>
          <w:cantSplit w:val="0"/>
          <w:trHeight w:val="252" w:hRule="atLeast"/>
          <w:tblHeader w:val="0"/>
        </w:trPr>
        <w:tc>
          <w:tcPr/>
          <w:p w:rsidR="00000000" w:rsidDel="00000000" w:rsidP="00000000" w:rsidRDefault="00000000" w:rsidRPr="00000000" w14:paraId="000003D8">
            <w:pPr>
              <w:rPr/>
            </w:pPr>
            <w:r w:rsidDel="00000000" w:rsidR="00000000" w:rsidRPr="00000000">
              <w:rPr>
                <w:rtl w:val="0"/>
              </w:rPr>
              <w:t xml:space="preserve">Post-Conditions</w:t>
            </w:r>
          </w:p>
        </w:tc>
        <w:tc>
          <w:tcPr/>
          <w:p w:rsidR="00000000" w:rsidDel="00000000" w:rsidP="00000000" w:rsidRDefault="00000000" w:rsidRPr="00000000" w14:paraId="000003D9">
            <w:pPr>
              <w:rPr/>
            </w:pPr>
            <w:r w:rsidDel="00000000" w:rsidR="00000000" w:rsidRPr="00000000">
              <w:rPr>
                <w:rtl w:val="0"/>
              </w:rPr>
              <w:t xml:space="preserve">Farmer reviews available plans.</w:t>
            </w:r>
          </w:p>
        </w:tc>
      </w:tr>
    </w:tbl>
    <w:p w:rsidR="00000000" w:rsidDel="00000000" w:rsidP="00000000" w:rsidRDefault="00000000" w:rsidRPr="00000000" w14:paraId="000003DA">
      <w:pPr>
        <w:pStyle w:val="Heading2"/>
        <w:ind w:left="0" w:firstLine="0"/>
        <w:jc w:val="left"/>
        <w:rPr>
          <w:b w:val="1"/>
          <w:bCs w:val="1"/>
          <w:sz w:val="24"/>
          <w:szCs w:val="24"/>
        </w:rPr>
      </w:pPr>
      <w:r w:rsidDel="00000000" w:rsidR="00000000" w:rsidRPr="00000000">
        <w:rPr>
          <w:b w:val="1"/>
          <w:bCs w:val="1"/>
          <w:sz w:val="24"/>
          <w:szCs w:val="24"/>
          <w:rtl w:val="0"/>
        </w:rPr>
        <w:t xml:space="preserve">6– Chat with Admin</w:t>
      </w:r>
    </w:p>
    <w:tbl>
      <w:tblPr>
        <w:tblStyle w:val="Table10"/>
        <w:tblW w:w="1090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09"/>
        <w:tblGridChange w:id="0">
          <w:tblGrid>
            <w:gridCol w:w="2695"/>
            <w:gridCol w:w="8209"/>
          </w:tblGrid>
        </w:tblGridChange>
      </w:tblGrid>
      <w:tr>
        <w:trPr>
          <w:cantSplit w:val="0"/>
          <w:trHeight w:val="278" w:hRule="atLeast"/>
          <w:tblHeader w:val="0"/>
        </w:trPr>
        <w:tc>
          <w:tcPr/>
          <w:p w:rsidR="00000000" w:rsidDel="00000000" w:rsidP="00000000" w:rsidRDefault="00000000" w:rsidRPr="00000000" w14:paraId="000003DB">
            <w:pPr>
              <w:rPr/>
            </w:pPr>
            <w:r w:rsidDel="00000000" w:rsidR="00000000" w:rsidRPr="00000000">
              <w:rPr>
                <w:rtl w:val="0"/>
              </w:rPr>
              <w:t xml:space="preserve">Use Case ID</w:t>
            </w:r>
          </w:p>
        </w:tc>
        <w:tc>
          <w:tcPr/>
          <w:p w:rsidR="00000000" w:rsidDel="00000000" w:rsidP="00000000" w:rsidRDefault="00000000" w:rsidRPr="00000000" w14:paraId="000003DC">
            <w:pPr>
              <w:rPr/>
            </w:pPr>
            <w:r w:rsidDel="00000000" w:rsidR="00000000" w:rsidRPr="00000000">
              <w:rPr>
                <w:rtl w:val="0"/>
              </w:rPr>
              <w:t xml:space="preserve">UC-F06</w:t>
            </w:r>
          </w:p>
        </w:tc>
      </w:tr>
      <w:tr>
        <w:trPr>
          <w:cantSplit w:val="0"/>
          <w:trHeight w:val="261" w:hRule="atLeast"/>
          <w:tblHeader w:val="0"/>
        </w:trPr>
        <w:tc>
          <w:tcPr/>
          <w:p w:rsidR="00000000" w:rsidDel="00000000" w:rsidP="00000000" w:rsidRDefault="00000000" w:rsidRPr="00000000" w14:paraId="000003DD">
            <w:pPr>
              <w:rPr/>
            </w:pPr>
            <w:r w:rsidDel="00000000" w:rsidR="00000000" w:rsidRPr="00000000">
              <w:rPr>
                <w:rtl w:val="0"/>
              </w:rPr>
              <w:t xml:space="preserve">Use Case Name</w:t>
            </w:r>
          </w:p>
        </w:tc>
        <w:tc>
          <w:tcPr/>
          <w:p w:rsidR="00000000" w:rsidDel="00000000" w:rsidP="00000000" w:rsidRDefault="00000000" w:rsidRPr="00000000" w14:paraId="000003DE">
            <w:pPr>
              <w:rPr/>
            </w:pPr>
            <w:r w:rsidDel="00000000" w:rsidR="00000000" w:rsidRPr="00000000">
              <w:rPr>
                <w:rtl w:val="0"/>
              </w:rPr>
              <w:t xml:space="preserve">Chat with Admin</w:t>
            </w:r>
          </w:p>
        </w:tc>
      </w:tr>
      <w:tr>
        <w:trPr>
          <w:cantSplit w:val="0"/>
          <w:trHeight w:val="278" w:hRule="atLeast"/>
          <w:tblHeader w:val="0"/>
        </w:trPr>
        <w:tc>
          <w:tcPr/>
          <w:p w:rsidR="00000000" w:rsidDel="00000000" w:rsidP="00000000" w:rsidRDefault="00000000" w:rsidRPr="00000000" w14:paraId="000003DF">
            <w:pPr>
              <w:rPr/>
            </w:pPr>
            <w:r w:rsidDel="00000000" w:rsidR="00000000" w:rsidRPr="00000000">
              <w:rPr>
                <w:rtl w:val="0"/>
              </w:rPr>
              <w:t xml:space="preserve">Primary Actor</w:t>
            </w:r>
          </w:p>
        </w:tc>
        <w:tc>
          <w:tcPr/>
          <w:p w:rsidR="00000000" w:rsidDel="00000000" w:rsidP="00000000" w:rsidRDefault="00000000" w:rsidRPr="00000000" w14:paraId="000003E0">
            <w:pPr>
              <w:rPr/>
            </w:pPr>
            <w:r w:rsidDel="00000000" w:rsidR="00000000" w:rsidRPr="00000000">
              <w:rPr>
                <w:rtl w:val="0"/>
              </w:rPr>
              <w:t xml:space="preserve">Farmer</w:t>
            </w:r>
          </w:p>
        </w:tc>
      </w:tr>
      <w:tr>
        <w:trPr>
          <w:cantSplit w:val="0"/>
          <w:trHeight w:val="261" w:hRule="atLeast"/>
          <w:tblHeader w:val="0"/>
        </w:trPr>
        <w:tc>
          <w:tcPr/>
          <w:p w:rsidR="00000000" w:rsidDel="00000000" w:rsidP="00000000" w:rsidRDefault="00000000" w:rsidRPr="00000000" w14:paraId="000003E1">
            <w:pPr>
              <w:rPr/>
            </w:pPr>
            <w:r w:rsidDel="00000000" w:rsidR="00000000" w:rsidRPr="00000000">
              <w:rPr>
                <w:rtl w:val="0"/>
              </w:rPr>
              <w:t xml:space="preserve">Secondary Actor</w:t>
            </w:r>
          </w:p>
        </w:tc>
        <w:tc>
          <w:tcPr/>
          <w:p w:rsidR="00000000" w:rsidDel="00000000" w:rsidP="00000000" w:rsidRDefault="00000000" w:rsidRPr="00000000" w14:paraId="000003E2">
            <w:pPr>
              <w:rPr/>
            </w:pPr>
            <w:r w:rsidDel="00000000" w:rsidR="00000000" w:rsidRPr="00000000">
              <w:rPr>
                <w:rtl w:val="0"/>
              </w:rPr>
              <w:t xml:space="preserve">Admin</w:t>
            </w:r>
          </w:p>
        </w:tc>
      </w:tr>
      <w:tr>
        <w:trPr>
          <w:cantSplit w:val="0"/>
          <w:trHeight w:val="278" w:hRule="atLeast"/>
          <w:tblHeader w:val="0"/>
        </w:trPr>
        <w:tc>
          <w:tcPr/>
          <w:p w:rsidR="00000000" w:rsidDel="00000000" w:rsidP="00000000" w:rsidRDefault="00000000" w:rsidRPr="00000000" w14:paraId="000003E3">
            <w:pPr>
              <w:rPr/>
            </w:pPr>
            <w:r w:rsidDel="00000000" w:rsidR="00000000" w:rsidRPr="00000000">
              <w:rPr>
                <w:rtl w:val="0"/>
              </w:rPr>
              <w:t xml:space="preserve">Pre-Conditions</w:t>
            </w:r>
          </w:p>
        </w:tc>
        <w:tc>
          <w:tcPr/>
          <w:p w:rsidR="00000000" w:rsidDel="00000000" w:rsidP="00000000" w:rsidRDefault="00000000" w:rsidRPr="00000000" w14:paraId="000003E4">
            <w:pPr>
              <w:rPr/>
            </w:pPr>
            <w:r w:rsidDel="00000000" w:rsidR="00000000" w:rsidRPr="00000000">
              <w:rPr>
                <w:rtl w:val="0"/>
              </w:rPr>
              <w:t xml:space="preserve">Both logged in.</w:t>
            </w:r>
          </w:p>
        </w:tc>
      </w:tr>
      <w:tr>
        <w:trPr>
          <w:cantSplit w:val="0"/>
          <w:trHeight w:val="1096" w:hRule="atLeast"/>
          <w:tblHeader w:val="0"/>
        </w:trPr>
        <w:tc>
          <w:tcPr/>
          <w:p w:rsidR="00000000" w:rsidDel="00000000" w:rsidP="00000000" w:rsidRDefault="00000000" w:rsidRPr="00000000" w14:paraId="000003E5">
            <w:pPr>
              <w:rPr/>
            </w:pPr>
            <w:r w:rsidDel="00000000" w:rsidR="00000000" w:rsidRPr="00000000">
              <w:rPr>
                <w:rtl w:val="0"/>
              </w:rPr>
              <w:t xml:space="preserve">Main Flow</w:t>
            </w:r>
          </w:p>
        </w:tc>
        <w:tc>
          <w:tcPr/>
          <w:p w:rsidR="00000000" w:rsidDel="00000000" w:rsidP="00000000" w:rsidRDefault="00000000" w:rsidRPr="00000000" w14:paraId="000003E6">
            <w:pPr>
              <w:rPr/>
            </w:pPr>
            <w:r w:rsidDel="00000000" w:rsidR="00000000" w:rsidRPr="00000000">
              <w:rPr>
                <w:rtl w:val="0"/>
              </w:rPr>
              <w:t xml:space="preserve">1. Farmer opens chat.</w:t>
              <w:br w:type="textWrapping"/>
              <w:t xml:space="preserve">2. Farmer sends message.</w:t>
              <w:br w:type="textWrapping"/>
              <w:t xml:space="preserve">3. Admin replies.</w:t>
              <w:br w:type="textWrapping"/>
              <w:t xml:space="preserve">4. Conversation saved.</w:t>
            </w:r>
          </w:p>
        </w:tc>
      </w:tr>
      <w:tr>
        <w:trPr>
          <w:cantSplit w:val="0"/>
          <w:trHeight w:val="261" w:hRule="atLeast"/>
          <w:tblHeader w:val="0"/>
        </w:trPr>
        <w:tc>
          <w:tcPr/>
          <w:p w:rsidR="00000000" w:rsidDel="00000000" w:rsidP="00000000" w:rsidRDefault="00000000" w:rsidRPr="00000000" w14:paraId="000003E7">
            <w:pPr>
              <w:rPr/>
            </w:pPr>
            <w:r w:rsidDel="00000000" w:rsidR="00000000" w:rsidRPr="00000000">
              <w:rPr>
                <w:rtl w:val="0"/>
              </w:rPr>
              <w:t xml:space="preserve">Alternative Flow</w:t>
            </w:r>
          </w:p>
        </w:tc>
        <w:tc>
          <w:tcPr/>
          <w:p w:rsidR="00000000" w:rsidDel="00000000" w:rsidP="00000000" w:rsidRDefault="00000000" w:rsidRPr="00000000" w14:paraId="000003E8">
            <w:pPr>
              <w:rPr/>
            </w:pPr>
            <w:r w:rsidDel="00000000" w:rsidR="00000000" w:rsidRPr="00000000">
              <w:rPr>
                <w:rtl w:val="0"/>
              </w:rPr>
              <w:t xml:space="preserve">Admin offline, message queued.</w:t>
            </w:r>
          </w:p>
        </w:tc>
      </w:tr>
      <w:tr>
        <w:trPr>
          <w:cantSplit w:val="0"/>
          <w:trHeight w:val="278" w:hRule="atLeast"/>
          <w:tblHeader w:val="0"/>
        </w:trPr>
        <w:tc>
          <w:tcPr/>
          <w:p w:rsidR="00000000" w:rsidDel="00000000" w:rsidP="00000000" w:rsidRDefault="00000000" w:rsidRPr="00000000" w14:paraId="000003E9">
            <w:pPr>
              <w:rPr/>
            </w:pPr>
            <w:r w:rsidDel="00000000" w:rsidR="00000000" w:rsidRPr="00000000">
              <w:rPr>
                <w:rtl w:val="0"/>
              </w:rPr>
              <w:t xml:space="preserve">Exception Flow</w:t>
            </w:r>
          </w:p>
        </w:tc>
        <w:tc>
          <w:tcPr/>
          <w:p w:rsidR="00000000" w:rsidDel="00000000" w:rsidP="00000000" w:rsidRDefault="00000000" w:rsidRPr="00000000" w14:paraId="000003EA">
            <w:pPr>
              <w:rPr/>
            </w:pPr>
            <w:r w:rsidDel="00000000" w:rsidR="00000000" w:rsidRPr="00000000">
              <w:rPr>
                <w:rtl w:val="0"/>
              </w:rPr>
              <w:t xml:space="preserve">Chat service unavailable.</w:t>
            </w:r>
          </w:p>
        </w:tc>
      </w:tr>
      <w:tr>
        <w:trPr>
          <w:cantSplit w:val="0"/>
          <w:trHeight w:val="261" w:hRule="atLeast"/>
          <w:tblHeader w:val="0"/>
        </w:trPr>
        <w:tc>
          <w:tcPr/>
          <w:p w:rsidR="00000000" w:rsidDel="00000000" w:rsidP="00000000" w:rsidRDefault="00000000" w:rsidRPr="00000000" w14:paraId="000003EB">
            <w:pPr>
              <w:rPr/>
            </w:pPr>
            <w:r w:rsidDel="00000000" w:rsidR="00000000" w:rsidRPr="00000000">
              <w:rPr>
                <w:rtl w:val="0"/>
              </w:rPr>
              <w:t xml:space="preserve">Post-Conditions</w:t>
            </w:r>
          </w:p>
        </w:tc>
        <w:tc>
          <w:tcPr/>
          <w:p w:rsidR="00000000" w:rsidDel="00000000" w:rsidP="00000000" w:rsidRDefault="00000000" w:rsidRPr="00000000" w14:paraId="000003EC">
            <w:pPr>
              <w:rPr/>
            </w:pPr>
            <w:r w:rsidDel="00000000" w:rsidR="00000000" w:rsidRPr="00000000">
              <w:rPr>
                <w:rtl w:val="0"/>
              </w:rPr>
              <w:t xml:space="preserve">Messages exchanged.</w:t>
            </w:r>
          </w:p>
        </w:tc>
      </w:tr>
    </w:tbl>
    <w:p w:rsidR="00000000" w:rsidDel="00000000" w:rsidP="00000000" w:rsidRDefault="00000000" w:rsidRPr="00000000" w14:paraId="000003ED">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EE">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EF">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F0">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F1">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F2">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F3">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F4">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F5">
      <w:pPr>
        <w:pStyle w:val="Heading2"/>
        <w:ind w:left="0" w:firstLine="0"/>
        <w:jc w:val="left"/>
        <w:rPr>
          <w:b w:val="1"/>
          <w:bCs w:val="1"/>
          <w:sz w:val="24"/>
          <w:szCs w:val="24"/>
        </w:rPr>
      </w:pPr>
      <w:r w:rsidDel="00000000" w:rsidR="00000000" w:rsidRPr="00000000">
        <w:rPr>
          <w:b w:val="1"/>
          <w:bCs w:val="1"/>
          <w:sz w:val="24"/>
          <w:szCs w:val="24"/>
          <w:rtl w:val="0"/>
        </w:rPr>
        <w:t xml:space="preserve">Expert Team</w:t>
      </w:r>
    </w:p>
    <w:p w:rsidR="00000000" w:rsidDel="00000000" w:rsidP="00000000" w:rsidRDefault="00000000" w:rsidRPr="00000000" w14:paraId="000003F6">
      <w:pPr>
        <w:pStyle w:val="Heading2"/>
        <w:ind w:left="0" w:firstLine="0"/>
        <w:jc w:val="left"/>
        <w:rPr>
          <w:b w:val="1"/>
          <w:bCs w:val="1"/>
          <w:sz w:val="24"/>
          <w:szCs w:val="24"/>
        </w:rPr>
      </w:pPr>
      <w:r w:rsidDel="00000000" w:rsidR="00000000" w:rsidRPr="00000000">
        <w:rPr>
          <w:b w:val="1"/>
          <w:bCs w:val="1"/>
          <w:sz w:val="24"/>
          <w:szCs w:val="24"/>
          <w:rtl w:val="0"/>
        </w:rPr>
        <w:t xml:space="preserve">1 – Review Plans</w:t>
      </w:r>
    </w:p>
    <w:tbl>
      <w:tblPr>
        <w:tblStyle w:val="Table11"/>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643"/>
        <w:tblGridChange w:id="0">
          <w:tblGrid>
            <w:gridCol w:w="2245"/>
            <w:gridCol w:w="8643"/>
          </w:tblGrid>
        </w:tblGridChange>
      </w:tblGrid>
      <w:tr>
        <w:trPr>
          <w:cantSplit w:val="0"/>
          <w:trHeight w:val="267" w:hRule="atLeast"/>
          <w:tblHeader w:val="0"/>
        </w:trPr>
        <w:tc>
          <w:tcPr/>
          <w:p w:rsidR="00000000" w:rsidDel="00000000" w:rsidP="00000000" w:rsidRDefault="00000000" w:rsidRPr="00000000" w14:paraId="000003F7">
            <w:pPr>
              <w:rPr/>
            </w:pPr>
            <w:r w:rsidDel="00000000" w:rsidR="00000000" w:rsidRPr="00000000">
              <w:rPr>
                <w:rtl w:val="0"/>
              </w:rPr>
              <w:t xml:space="preserve">Use Case ID</w:t>
            </w:r>
          </w:p>
        </w:tc>
        <w:tc>
          <w:tcPr/>
          <w:p w:rsidR="00000000" w:rsidDel="00000000" w:rsidP="00000000" w:rsidRDefault="00000000" w:rsidRPr="00000000" w14:paraId="000003F8">
            <w:pPr>
              <w:rPr/>
            </w:pPr>
            <w:r w:rsidDel="00000000" w:rsidR="00000000" w:rsidRPr="00000000">
              <w:rPr>
                <w:rtl w:val="0"/>
              </w:rPr>
              <w:t xml:space="preserve">UC-E01</w:t>
            </w:r>
          </w:p>
        </w:tc>
      </w:tr>
      <w:tr>
        <w:trPr>
          <w:cantSplit w:val="0"/>
          <w:trHeight w:val="251" w:hRule="atLeast"/>
          <w:tblHeader w:val="0"/>
        </w:trPr>
        <w:tc>
          <w:tcPr/>
          <w:p w:rsidR="00000000" w:rsidDel="00000000" w:rsidP="00000000" w:rsidRDefault="00000000" w:rsidRPr="00000000" w14:paraId="000003F9">
            <w:pPr>
              <w:rPr/>
            </w:pPr>
            <w:r w:rsidDel="00000000" w:rsidR="00000000" w:rsidRPr="00000000">
              <w:rPr>
                <w:rtl w:val="0"/>
              </w:rPr>
              <w:t xml:space="preserve">Use Case Name</w:t>
            </w:r>
          </w:p>
        </w:tc>
        <w:tc>
          <w:tcPr/>
          <w:p w:rsidR="00000000" w:rsidDel="00000000" w:rsidP="00000000" w:rsidRDefault="00000000" w:rsidRPr="00000000" w14:paraId="000003FA">
            <w:pPr>
              <w:rPr/>
            </w:pPr>
            <w:r w:rsidDel="00000000" w:rsidR="00000000" w:rsidRPr="00000000">
              <w:rPr>
                <w:rtl w:val="0"/>
              </w:rPr>
              <w:t xml:space="preserve">Review Plans</w:t>
            </w:r>
          </w:p>
        </w:tc>
      </w:tr>
      <w:tr>
        <w:trPr>
          <w:cantSplit w:val="0"/>
          <w:trHeight w:val="267" w:hRule="atLeast"/>
          <w:tblHeader w:val="0"/>
        </w:trPr>
        <w:tc>
          <w:tcPr/>
          <w:p w:rsidR="00000000" w:rsidDel="00000000" w:rsidP="00000000" w:rsidRDefault="00000000" w:rsidRPr="00000000" w14:paraId="000003FB">
            <w:pPr>
              <w:rPr/>
            </w:pPr>
            <w:r w:rsidDel="00000000" w:rsidR="00000000" w:rsidRPr="00000000">
              <w:rPr>
                <w:rtl w:val="0"/>
              </w:rPr>
              <w:t xml:space="preserve">Primary Actor</w:t>
            </w:r>
          </w:p>
        </w:tc>
        <w:tc>
          <w:tcPr/>
          <w:p w:rsidR="00000000" w:rsidDel="00000000" w:rsidP="00000000" w:rsidRDefault="00000000" w:rsidRPr="00000000" w14:paraId="000003FC">
            <w:pPr>
              <w:rPr/>
            </w:pPr>
            <w:r w:rsidDel="00000000" w:rsidR="00000000" w:rsidRPr="00000000">
              <w:rPr>
                <w:rtl w:val="0"/>
              </w:rPr>
              <w:t xml:space="preserve">Expert Team</w:t>
            </w:r>
          </w:p>
        </w:tc>
      </w:tr>
      <w:tr>
        <w:trPr>
          <w:cantSplit w:val="0"/>
          <w:trHeight w:val="251" w:hRule="atLeast"/>
          <w:tblHeader w:val="0"/>
        </w:trPr>
        <w:tc>
          <w:tcPr/>
          <w:p w:rsidR="00000000" w:rsidDel="00000000" w:rsidP="00000000" w:rsidRDefault="00000000" w:rsidRPr="00000000" w14:paraId="000003FD">
            <w:pPr>
              <w:rPr/>
            </w:pPr>
            <w:r w:rsidDel="00000000" w:rsidR="00000000" w:rsidRPr="00000000">
              <w:rPr>
                <w:rtl w:val="0"/>
              </w:rPr>
              <w:t xml:space="preserve">Secondary Actor</w:t>
            </w:r>
          </w:p>
        </w:tc>
        <w:tc>
          <w:tcPr/>
          <w:p w:rsidR="00000000" w:rsidDel="00000000" w:rsidP="00000000" w:rsidRDefault="00000000" w:rsidRPr="00000000" w14:paraId="000003FE">
            <w:pPr>
              <w:rPr/>
            </w:pPr>
            <w:r w:rsidDel="00000000" w:rsidR="00000000" w:rsidRPr="00000000">
              <w:rPr>
                <w:rtl w:val="0"/>
              </w:rPr>
              <w:t xml:space="preserve">Farmer</w:t>
            </w:r>
          </w:p>
        </w:tc>
      </w:tr>
      <w:tr>
        <w:trPr>
          <w:cantSplit w:val="0"/>
          <w:trHeight w:val="267" w:hRule="atLeast"/>
          <w:tblHeader w:val="0"/>
        </w:trPr>
        <w:tc>
          <w:tcPr/>
          <w:p w:rsidR="00000000" w:rsidDel="00000000" w:rsidP="00000000" w:rsidRDefault="00000000" w:rsidRPr="00000000" w14:paraId="000003FF">
            <w:pPr>
              <w:rPr/>
            </w:pPr>
            <w:r w:rsidDel="00000000" w:rsidR="00000000" w:rsidRPr="00000000">
              <w:rPr>
                <w:rtl w:val="0"/>
              </w:rPr>
              <w:t xml:space="preserve">Pre-Conditions</w:t>
            </w:r>
          </w:p>
        </w:tc>
        <w:tc>
          <w:tcPr/>
          <w:p w:rsidR="00000000" w:rsidDel="00000000" w:rsidP="00000000" w:rsidRDefault="00000000" w:rsidRPr="00000000" w14:paraId="00000400">
            <w:pPr>
              <w:rPr/>
            </w:pPr>
            <w:r w:rsidDel="00000000" w:rsidR="00000000" w:rsidRPr="00000000">
              <w:rPr>
                <w:rtl w:val="0"/>
              </w:rPr>
              <w:t xml:space="preserve">Pending plans exist.</w:t>
            </w:r>
          </w:p>
        </w:tc>
      </w:tr>
      <w:tr>
        <w:trPr>
          <w:cantSplit w:val="0"/>
          <w:trHeight w:val="1053" w:hRule="atLeast"/>
          <w:tblHeader w:val="0"/>
        </w:trPr>
        <w:tc>
          <w:tcPr/>
          <w:p w:rsidR="00000000" w:rsidDel="00000000" w:rsidP="00000000" w:rsidRDefault="00000000" w:rsidRPr="00000000" w14:paraId="00000401">
            <w:pPr>
              <w:rPr/>
            </w:pPr>
            <w:r w:rsidDel="00000000" w:rsidR="00000000" w:rsidRPr="00000000">
              <w:rPr>
                <w:rtl w:val="0"/>
              </w:rPr>
              <w:t xml:space="preserve">Main Flow</w:t>
            </w:r>
          </w:p>
        </w:tc>
        <w:tc>
          <w:tcPr/>
          <w:p w:rsidR="00000000" w:rsidDel="00000000" w:rsidP="00000000" w:rsidRDefault="00000000" w:rsidRPr="00000000" w14:paraId="00000402">
            <w:pPr>
              <w:rPr/>
            </w:pPr>
            <w:r w:rsidDel="00000000" w:rsidR="00000000" w:rsidRPr="00000000">
              <w:rPr>
                <w:rtl w:val="0"/>
              </w:rPr>
              <w:t xml:space="preserve">1. Expert opens review list.</w:t>
              <w:br w:type="textWrapping"/>
              <w:t xml:space="preserve">2. Selects plan.</w:t>
              <w:br w:type="textWrapping"/>
              <w:t xml:space="preserve">3. Reviews details.</w:t>
              <w:br w:type="textWrapping"/>
              <w:t xml:space="preserve">4. Makes decision.</w:t>
            </w:r>
          </w:p>
        </w:tc>
      </w:tr>
      <w:tr>
        <w:trPr>
          <w:cantSplit w:val="0"/>
          <w:trHeight w:val="251" w:hRule="atLeast"/>
          <w:tblHeader w:val="0"/>
        </w:trPr>
        <w:tc>
          <w:tcPr/>
          <w:p w:rsidR="00000000" w:rsidDel="00000000" w:rsidP="00000000" w:rsidRDefault="00000000" w:rsidRPr="00000000" w14:paraId="00000403">
            <w:pPr>
              <w:rPr/>
            </w:pPr>
            <w:r w:rsidDel="00000000" w:rsidR="00000000" w:rsidRPr="00000000">
              <w:rPr>
                <w:rtl w:val="0"/>
              </w:rPr>
              <w:t xml:space="preserve">Alternative Flow</w:t>
            </w:r>
          </w:p>
        </w:tc>
        <w:tc>
          <w:tcPr/>
          <w:p w:rsidR="00000000" w:rsidDel="00000000" w:rsidP="00000000" w:rsidRDefault="00000000" w:rsidRPr="00000000" w14:paraId="00000404">
            <w:pPr>
              <w:rPr/>
            </w:pPr>
            <w:r w:rsidDel="00000000" w:rsidR="00000000" w:rsidRPr="00000000">
              <w:rPr>
                <w:rtl w:val="0"/>
              </w:rPr>
              <w:t xml:space="preserve">Request edit from farmer.</w:t>
            </w:r>
          </w:p>
        </w:tc>
      </w:tr>
      <w:tr>
        <w:trPr>
          <w:cantSplit w:val="0"/>
          <w:trHeight w:val="267" w:hRule="atLeast"/>
          <w:tblHeader w:val="0"/>
        </w:trPr>
        <w:tc>
          <w:tcPr/>
          <w:p w:rsidR="00000000" w:rsidDel="00000000" w:rsidP="00000000" w:rsidRDefault="00000000" w:rsidRPr="00000000" w14:paraId="00000405">
            <w:pPr>
              <w:rPr/>
            </w:pPr>
            <w:r w:rsidDel="00000000" w:rsidR="00000000" w:rsidRPr="00000000">
              <w:rPr>
                <w:rtl w:val="0"/>
              </w:rPr>
              <w:t xml:space="preserve">Exception Flow</w:t>
            </w:r>
          </w:p>
        </w:tc>
        <w:tc>
          <w:tcPr/>
          <w:p w:rsidR="00000000" w:rsidDel="00000000" w:rsidP="00000000" w:rsidRDefault="00000000" w:rsidRPr="00000000" w14:paraId="00000406">
            <w:pPr>
              <w:rPr/>
            </w:pPr>
            <w:r w:rsidDel="00000000" w:rsidR="00000000" w:rsidRPr="00000000">
              <w:rPr>
                <w:rtl w:val="0"/>
              </w:rPr>
              <w:t xml:space="preserve">Plan data unavailable.</w:t>
            </w:r>
          </w:p>
        </w:tc>
      </w:tr>
      <w:tr>
        <w:trPr>
          <w:cantSplit w:val="0"/>
          <w:trHeight w:val="251" w:hRule="atLeast"/>
          <w:tblHeader w:val="0"/>
        </w:trPr>
        <w:tc>
          <w:tcPr/>
          <w:p w:rsidR="00000000" w:rsidDel="00000000" w:rsidP="00000000" w:rsidRDefault="00000000" w:rsidRPr="00000000" w14:paraId="00000407">
            <w:pPr>
              <w:rPr/>
            </w:pPr>
            <w:r w:rsidDel="00000000" w:rsidR="00000000" w:rsidRPr="00000000">
              <w:rPr>
                <w:rtl w:val="0"/>
              </w:rPr>
              <w:t xml:space="preserve">Post-Conditions</w:t>
            </w:r>
          </w:p>
        </w:tc>
        <w:tc>
          <w:tcPr/>
          <w:p w:rsidR="00000000" w:rsidDel="00000000" w:rsidP="00000000" w:rsidRDefault="00000000" w:rsidRPr="00000000" w14:paraId="00000408">
            <w:pPr>
              <w:rPr/>
            </w:pPr>
            <w:r w:rsidDel="00000000" w:rsidR="00000000" w:rsidRPr="00000000">
              <w:rPr>
                <w:rtl w:val="0"/>
              </w:rPr>
              <w:t xml:space="preserve">Plan status updated.</w:t>
            </w:r>
          </w:p>
        </w:tc>
      </w:tr>
    </w:tbl>
    <w:p w:rsidR="00000000" w:rsidDel="00000000" w:rsidP="00000000" w:rsidRDefault="00000000" w:rsidRPr="00000000" w14:paraId="00000409">
      <w:pPr>
        <w:pStyle w:val="Heading2"/>
        <w:ind w:left="0" w:firstLine="0"/>
        <w:jc w:val="left"/>
        <w:rPr>
          <w:b w:val="1"/>
          <w:bCs w:val="1"/>
          <w:sz w:val="24"/>
          <w:szCs w:val="24"/>
        </w:rPr>
      </w:pPr>
      <w:r w:rsidDel="00000000" w:rsidR="00000000" w:rsidRPr="00000000">
        <w:rPr>
          <w:b w:val="1"/>
          <w:bCs w:val="1"/>
          <w:sz w:val="24"/>
          <w:szCs w:val="24"/>
          <w:rtl w:val="0"/>
        </w:rPr>
        <w:t xml:space="preserve">2 – Approve Plan</w:t>
      </w:r>
    </w:p>
    <w:tbl>
      <w:tblPr>
        <w:tblStyle w:val="Table12"/>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673"/>
        <w:tblGridChange w:id="0">
          <w:tblGrid>
            <w:gridCol w:w="2245"/>
            <w:gridCol w:w="8673"/>
          </w:tblGrid>
        </w:tblGridChange>
      </w:tblGrid>
      <w:tr>
        <w:trPr>
          <w:cantSplit w:val="0"/>
          <w:trHeight w:val="271" w:hRule="atLeast"/>
          <w:tblHeader w:val="0"/>
        </w:trPr>
        <w:tc>
          <w:tcPr/>
          <w:p w:rsidR="00000000" w:rsidDel="00000000" w:rsidP="00000000" w:rsidRDefault="00000000" w:rsidRPr="00000000" w14:paraId="0000040A">
            <w:pPr>
              <w:rPr/>
            </w:pPr>
            <w:r w:rsidDel="00000000" w:rsidR="00000000" w:rsidRPr="00000000">
              <w:rPr>
                <w:rtl w:val="0"/>
              </w:rPr>
              <w:t xml:space="preserve">Use Case ID</w:t>
            </w:r>
          </w:p>
        </w:tc>
        <w:tc>
          <w:tcPr/>
          <w:p w:rsidR="00000000" w:rsidDel="00000000" w:rsidP="00000000" w:rsidRDefault="00000000" w:rsidRPr="00000000" w14:paraId="0000040B">
            <w:pPr>
              <w:rPr/>
            </w:pPr>
            <w:r w:rsidDel="00000000" w:rsidR="00000000" w:rsidRPr="00000000">
              <w:rPr>
                <w:rtl w:val="0"/>
              </w:rPr>
              <w:t xml:space="preserve">UC-E02</w:t>
            </w:r>
          </w:p>
        </w:tc>
      </w:tr>
      <w:tr>
        <w:trPr>
          <w:cantSplit w:val="0"/>
          <w:trHeight w:val="255" w:hRule="atLeast"/>
          <w:tblHeader w:val="0"/>
        </w:trPr>
        <w:tc>
          <w:tcPr/>
          <w:p w:rsidR="00000000" w:rsidDel="00000000" w:rsidP="00000000" w:rsidRDefault="00000000" w:rsidRPr="00000000" w14:paraId="0000040C">
            <w:pPr>
              <w:rPr/>
            </w:pPr>
            <w:r w:rsidDel="00000000" w:rsidR="00000000" w:rsidRPr="00000000">
              <w:rPr>
                <w:rtl w:val="0"/>
              </w:rPr>
              <w:t xml:space="preserve">Use Case Name</w:t>
            </w:r>
          </w:p>
        </w:tc>
        <w:tc>
          <w:tcPr/>
          <w:p w:rsidR="00000000" w:rsidDel="00000000" w:rsidP="00000000" w:rsidRDefault="00000000" w:rsidRPr="00000000" w14:paraId="0000040D">
            <w:pPr>
              <w:rPr/>
            </w:pPr>
            <w:r w:rsidDel="00000000" w:rsidR="00000000" w:rsidRPr="00000000">
              <w:rPr>
                <w:rtl w:val="0"/>
              </w:rPr>
              <w:t xml:space="preserve">Approve Plan</w:t>
            </w:r>
          </w:p>
        </w:tc>
      </w:tr>
      <w:tr>
        <w:trPr>
          <w:cantSplit w:val="0"/>
          <w:trHeight w:val="271" w:hRule="atLeast"/>
          <w:tblHeader w:val="0"/>
        </w:trPr>
        <w:tc>
          <w:tcPr/>
          <w:p w:rsidR="00000000" w:rsidDel="00000000" w:rsidP="00000000" w:rsidRDefault="00000000" w:rsidRPr="00000000" w14:paraId="0000040E">
            <w:pPr>
              <w:rPr/>
            </w:pPr>
            <w:r w:rsidDel="00000000" w:rsidR="00000000" w:rsidRPr="00000000">
              <w:rPr>
                <w:rtl w:val="0"/>
              </w:rPr>
              <w:t xml:space="preserve">Primary Actor</w:t>
            </w:r>
          </w:p>
        </w:tc>
        <w:tc>
          <w:tcPr/>
          <w:p w:rsidR="00000000" w:rsidDel="00000000" w:rsidP="00000000" w:rsidRDefault="00000000" w:rsidRPr="00000000" w14:paraId="0000040F">
            <w:pPr>
              <w:rPr/>
            </w:pPr>
            <w:r w:rsidDel="00000000" w:rsidR="00000000" w:rsidRPr="00000000">
              <w:rPr>
                <w:rtl w:val="0"/>
              </w:rPr>
              <w:t xml:space="preserve">Expert Team</w:t>
            </w:r>
          </w:p>
        </w:tc>
      </w:tr>
      <w:tr>
        <w:trPr>
          <w:cantSplit w:val="0"/>
          <w:trHeight w:val="255" w:hRule="atLeast"/>
          <w:tblHeader w:val="0"/>
        </w:trPr>
        <w:tc>
          <w:tcPr/>
          <w:p w:rsidR="00000000" w:rsidDel="00000000" w:rsidP="00000000" w:rsidRDefault="00000000" w:rsidRPr="00000000" w14:paraId="00000410">
            <w:pPr>
              <w:rPr/>
            </w:pPr>
            <w:r w:rsidDel="00000000" w:rsidR="00000000" w:rsidRPr="00000000">
              <w:rPr>
                <w:rtl w:val="0"/>
              </w:rPr>
              <w:t xml:space="preserve">Secondary Actor</w:t>
            </w:r>
          </w:p>
        </w:tc>
        <w:tc>
          <w:tcPr/>
          <w:p w:rsidR="00000000" w:rsidDel="00000000" w:rsidP="00000000" w:rsidRDefault="00000000" w:rsidRPr="00000000" w14:paraId="00000411">
            <w:pPr>
              <w:rPr/>
            </w:pPr>
            <w:r w:rsidDel="00000000" w:rsidR="00000000" w:rsidRPr="00000000">
              <w:rPr>
                <w:rtl w:val="0"/>
              </w:rPr>
              <w:t xml:space="preserve">Farmer</w:t>
            </w:r>
          </w:p>
        </w:tc>
      </w:tr>
      <w:tr>
        <w:trPr>
          <w:cantSplit w:val="0"/>
          <w:trHeight w:val="271" w:hRule="atLeast"/>
          <w:tblHeader w:val="0"/>
        </w:trPr>
        <w:tc>
          <w:tcPr/>
          <w:p w:rsidR="00000000" w:rsidDel="00000000" w:rsidP="00000000" w:rsidRDefault="00000000" w:rsidRPr="00000000" w14:paraId="00000412">
            <w:pPr>
              <w:rPr/>
            </w:pPr>
            <w:r w:rsidDel="00000000" w:rsidR="00000000" w:rsidRPr="00000000">
              <w:rPr>
                <w:rtl w:val="0"/>
              </w:rPr>
              <w:t xml:space="preserve">Pre-Conditions</w:t>
            </w:r>
          </w:p>
        </w:tc>
        <w:tc>
          <w:tcPr/>
          <w:p w:rsidR="00000000" w:rsidDel="00000000" w:rsidP="00000000" w:rsidRDefault="00000000" w:rsidRPr="00000000" w14:paraId="00000413">
            <w:pPr>
              <w:rPr/>
            </w:pPr>
            <w:r w:rsidDel="00000000" w:rsidR="00000000" w:rsidRPr="00000000">
              <w:rPr>
                <w:rtl w:val="0"/>
              </w:rPr>
              <w:t xml:space="preserve">Plan pending review.</w:t>
            </w:r>
          </w:p>
        </w:tc>
      </w:tr>
      <w:tr>
        <w:trPr>
          <w:cantSplit w:val="0"/>
          <w:trHeight w:val="526" w:hRule="atLeast"/>
          <w:tblHeader w:val="0"/>
        </w:trPr>
        <w:tc>
          <w:tcPr/>
          <w:p w:rsidR="00000000" w:rsidDel="00000000" w:rsidP="00000000" w:rsidRDefault="00000000" w:rsidRPr="00000000" w14:paraId="00000414">
            <w:pPr>
              <w:rPr/>
            </w:pPr>
            <w:r w:rsidDel="00000000" w:rsidR="00000000" w:rsidRPr="00000000">
              <w:rPr>
                <w:rtl w:val="0"/>
              </w:rPr>
              <w:t xml:space="preserve">Main Flow</w:t>
            </w:r>
          </w:p>
        </w:tc>
        <w:tc>
          <w:tcPr/>
          <w:p w:rsidR="00000000" w:rsidDel="00000000" w:rsidP="00000000" w:rsidRDefault="00000000" w:rsidRPr="00000000" w14:paraId="00000415">
            <w:pPr>
              <w:rPr/>
            </w:pPr>
            <w:r w:rsidDel="00000000" w:rsidR="00000000" w:rsidRPr="00000000">
              <w:rPr>
                <w:rtl w:val="0"/>
              </w:rPr>
              <w:t xml:space="preserve">1. Expert approves plan.</w:t>
              <w:br w:type="textWrapping"/>
              <w:t xml:space="preserve">2. System marks as approved.</w:t>
            </w:r>
          </w:p>
        </w:tc>
      </w:tr>
      <w:tr>
        <w:trPr>
          <w:cantSplit w:val="0"/>
          <w:trHeight w:val="271" w:hRule="atLeast"/>
          <w:tblHeader w:val="0"/>
        </w:trPr>
        <w:tc>
          <w:tcPr/>
          <w:p w:rsidR="00000000" w:rsidDel="00000000" w:rsidP="00000000" w:rsidRDefault="00000000" w:rsidRPr="00000000" w14:paraId="00000416">
            <w:pPr>
              <w:rPr/>
            </w:pPr>
            <w:r w:rsidDel="00000000" w:rsidR="00000000" w:rsidRPr="00000000">
              <w:rPr>
                <w:rtl w:val="0"/>
              </w:rPr>
              <w:t xml:space="preserve">Alternative Flow</w:t>
            </w:r>
          </w:p>
        </w:tc>
        <w:tc>
          <w:tcPr/>
          <w:p w:rsidR="00000000" w:rsidDel="00000000" w:rsidP="00000000" w:rsidRDefault="00000000" w:rsidRPr="00000000" w14:paraId="00000417">
            <w:pPr>
              <w:rPr/>
            </w:pPr>
            <w:r w:rsidDel="00000000" w:rsidR="00000000" w:rsidRPr="00000000">
              <w:rPr>
                <w:rtl w:val="0"/>
              </w:rPr>
              <w:t xml:space="preserve">None.</w:t>
            </w:r>
          </w:p>
        </w:tc>
      </w:tr>
      <w:tr>
        <w:trPr>
          <w:cantSplit w:val="0"/>
          <w:trHeight w:val="255" w:hRule="atLeast"/>
          <w:tblHeader w:val="0"/>
        </w:trPr>
        <w:tc>
          <w:tcPr/>
          <w:p w:rsidR="00000000" w:rsidDel="00000000" w:rsidP="00000000" w:rsidRDefault="00000000" w:rsidRPr="00000000" w14:paraId="00000418">
            <w:pPr>
              <w:rPr/>
            </w:pPr>
            <w:r w:rsidDel="00000000" w:rsidR="00000000" w:rsidRPr="00000000">
              <w:rPr>
                <w:rtl w:val="0"/>
              </w:rPr>
              <w:t xml:space="preserve">Exception Flow</w:t>
            </w:r>
          </w:p>
        </w:tc>
        <w:tc>
          <w:tcPr/>
          <w:p w:rsidR="00000000" w:rsidDel="00000000" w:rsidP="00000000" w:rsidRDefault="00000000" w:rsidRPr="00000000" w14:paraId="00000419">
            <w:pPr>
              <w:rPr/>
            </w:pPr>
            <w:r w:rsidDel="00000000" w:rsidR="00000000" w:rsidRPr="00000000">
              <w:rPr>
                <w:rtl w:val="0"/>
              </w:rPr>
              <w:t xml:space="preserve">Approval fails.</w:t>
            </w:r>
          </w:p>
        </w:tc>
      </w:tr>
      <w:tr>
        <w:trPr>
          <w:cantSplit w:val="0"/>
          <w:trHeight w:val="255" w:hRule="atLeast"/>
          <w:tblHeader w:val="0"/>
        </w:trPr>
        <w:tc>
          <w:tcPr/>
          <w:p w:rsidR="00000000" w:rsidDel="00000000" w:rsidP="00000000" w:rsidRDefault="00000000" w:rsidRPr="00000000" w14:paraId="0000041A">
            <w:pPr>
              <w:rPr/>
            </w:pPr>
            <w:r w:rsidDel="00000000" w:rsidR="00000000" w:rsidRPr="00000000">
              <w:rPr>
                <w:rtl w:val="0"/>
              </w:rPr>
              <w:t xml:space="preserve">Post-Conditions</w:t>
            </w:r>
          </w:p>
        </w:tc>
        <w:tc>
          <w:tcPr/>
          <w:p w:rsidR="00000000" w:rsidDel="00000000" w:rsidP="00000000" w:rsidRDefault="00000000" w:rsidRPr="00000000" w14:paraId="0000041B">
            <w:pPr>
              <w:rPr/>
            </w:pPr>
            <w:r w:rsidDel="00000000" w:rsidR="00000000" w:rsidRPr="00000000">
              <w:rPr>
                <w:rtl w:val="0"/>
              </w:rPr>
              <w:t xml:space="preserve">Plan ready for publishing.</w:t>
            </w:r>
          </w:p>
        </w:tc>
      </w:tr>
    </w:tbl>
    <w:p w:rsidR="00000000" w:rsidDel="00000000" w:rsidP="00000000" w:rsidRDefault="00000000" w:rsidRPr="00000000" w14:paraId="0000041C">
      <w:pPr>
        <w:pStyle w:val="Heading2"/>
        <w:ind w:left="0" w:firstLine="0"/>
        <w:jc w:val="left"/>
        <w:rPr>
          <w:b w:val="1"/>
          <w:bCs w:val="1"/>
          <w:sz w:val="24"/>
          <w:szCs w:val="24"/>
        </w:rPr>
      </w:pPr>
      <w:r w:rsidDel="00000000" w:rsidR="00000000" w:rsidRPr="00000000">
        <w:rPr>
          <w:b w:val="1"/>
          <w:bCs w:val="1"/>
          <w:sz w:val="24"/>
          <w:szCs w:val="24"/>
          <w:rtl w:val="0"/>
        </w:rPr>
        <w:t xml:space="preserve">3 – Reject Plan</w:t>
      </w:r>
    </w:p>
    <w:tbl>
      <w:tblPr>
        <w:tblStyle w:val="Table13"/>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643"/>
        <w:tblGridChange w:id="0">
          <w:tblGrid>
            <w:gridCol w:w="2245"/>
            <w:gridCol w:w="8643"/>
          </w:tblGrid>
        </w:tblGridChange>
      </w:tblGrid>
      <w:tr>
        <w:trPr>
          <w:cantSplit w:val="0"/>
          <w:trHeight w:val="269" w:hRule="atLeast"/>
          <w:tblHeader w:val="0"/>
        </w:trPr>
        <w:tc>
          <w:tcPr/>
          <w:p w:rsidR="00000000" w:rsidDel="00000000" w:rsidP="00000000" w:rsidRDefault="00000000" w:rsidRPr="00000000" w14:paraId="0000041D">
            <w:pPr>
              <w:rPr/>
            </w:pPr>
            <w:r w:rsidDel="00000000" w:rsidR="00000000" w:rsidRPr="00000000">
              <w:rPr>
                <w:rtl w:val="0"/>
              </w:rPr>
              <w:t xml:space="preserve">Use Case ID</w:t>
            </w:r>
          </w:p>
        </w:tc>
        <w:tc>
          <w:tcPr/>
          <w:p w:rsidR="00000000" w:rsidDel="00000000" w:rsidP="00000000" w:rsidRDefault="00000000" w:rsidRPr="00000000" w14:paraId="0000041E">
            <w:pPr>
              <w:rPr/>
            </w:pPr>
            <w:r w:rsidDel="00000000" w:rsidR="00000000" w:rsidRPr="00000000">
              <w:rPr>
                <w:rtl w:val="0"/>
              </w:rPr>
              <w:t xml:space="preserve">UC-E03</w:t>
            </w:r>
          </w:p>
        </w:tc>
      </w:tr>
      <w:tr>
        <w:trPr>
          <w:cantSplit w:val="0"/>
          <w:trHeight w:val="253" w:hRule="atLeast"/>
          <w:tblHeader w:val="0"/>
        </w:trPr>
        <w:tc>
          <w:tcPr/>
          <w:p w:rsidR="00000000" w:rsidDel="00000000" w:rsidP="00000000" w:rsidRDefault="00000000" w:rsidRPr="00000000" w14:paraId="0000041F">
            <w:pPr>
              <w:rPr/>
            </w:pPr>
            <w:r w:rsidDel="00000000" w:rsidR="00000000" w:rsidRPr="00000000">
              <w:rPr>
                <w:rtl w:val="0"/>
              </w:rPr>
              <w:t xml:space="preserve">Use Case Name</w:t>
            </w:r>
          </w:p>
        </w:tc>
        <w:tc>
          <w:tcPr/>
          <w:p w:rsidR="00000000" w:rsidDel="00000000" w:rsidP="00000000" w:rsidRDefault="00000000" w:rsidRPr="00000000" w14:paraId="00000420">
            <w:pPr>
              <w:rPr/>
            </w:pPr>
            <w:r w:rsidDel="00000000" w:rsidR="00000000" w:rsidRPr="00000000">
              <w:rPr>
                <w:rtl w:val="0"/>
              </w:rPr>
              <w:t xml:space="preserve">Reject Plan</w:t>
            </w:r>
          </w:p>
        </w:tc>
      </w:tr>
      <w:tr>
        <w:trPr>
          <w:cantSplit w:val="0"/>
          <w:trHeight w:val="269" w:hRule="atLeast"/>
          <w:tblHeader w:val="0"/>
        </w:trPr>
        <w:tc>
          <w:tcPr/>
          <w:p w:rsidR="00000000" w:rsidDel="00000000" w:rsidP="00000000" w:rsidRDefault="00000000" w:rsidRPr="00000000" w14:paraId="00000421">
            <w:pPr>
              <w:rPr/>
            </w:pPr>
            <w:r w:rsidDel="00000000" w:rsidR="00000000" w:rsidRPr="00000000">
              <w:rPr>
                <w:rtl w:val="0"/>
              </w:rPr>
              <w:t xml:space="preserve">Primary Actor</w:t>
            </w:r>
          </w:p>
        </w:tc>
        <w:tc>
          <w:tcPr/>
          <w:p w:rsidR="00000000" w:rsidDel="00000000" w:rsidP="00000000" w:rsidRDefault="00000000" w:rsidRPr="00000000" w14:paraId="00000422">
            <w:pPr>
              <w:rPr/>
            </w:pPr>
            <w:r w:rsidDel="00000000" w:rsidR="00000000" w:rsidRPr="00000000">
              <w:rPr>
                <w:rtl w:val="0"/>
              </w:rPr>
              <w:t xml:space="preserve">Expert Team</w:t>
            </w:r>
          </w:p>
        </w:tc>
      </w:tr>
      <w:tr>
        <w:trPr>
          <w:cantSplit w:val="0"/>
          <w:trHeight w:val="253" w:hRule="atLeast"/>
          <w:tblHeader w:val="0"/>
        </w:trPr>
        <w:tc>
          <w:tcPr/>
          <w:p w:rsidR="00000000" w:rsidDel="00000000" w:rsidP="00000000" w:rsidRDefault="00000000" w:rsidRPr="00000000" w14:paraId="00000423">
            <w:pPr>
              <w:rPr/>
            </w:pPr>
            <w:r w:rsidDel="00000000" w:rsidR="00000000" w:rsidRPr="00000000">
              <w:rPr>
                <w:rtl w:val="0"/>
              </w:rPr>
              <w:t xml:space="preserve">Secondary Actor</w:t>
            </w:r>
          </w:p>
        </w:tc>
        <w:tc>
          <w:tcPr/>
          <w:p w:rsidR="00000000" w:rsidDel="00000000" w:rsidP="00000000" w:rsidRDefault="00000000" w:rsidRPr="00000000" w14:paraId="00000424">
            <w:pPr>
              <w:rPr/>
            </w:pPr>
            <w:r w:rsidDel="00000000" w:rsidR="00000000" w:rsidRPr="00000000">
              <w:rPr>
                <w:rtl w:val="0"/>
              </w:rPr>
              <w:t xml:space="preserve">Farmer</w:t>
            </w:r>
          </w:p>
        </w:tc>
      </w:tr>
      <w:tr>
        <w:trPr>
          <w:cantSplit w:val="0"/>
          <w:trHeight w:val="269" w:hRule="atLeast"/>
          <w:tblHeader w:val="0"/>
        </w:trPr>
        <w:tc>
          <w:tcPr/>
          <w:p w:rsidR="00000000" w:rsidDel="00000000" w:rsidP="00000000" w:rsidRDefault="00000000" w:rsidRPr="00000000" w14:paraId="00000425">
            <w:pPr>
              <w:rPr/>
            </w:pPr>
            <w:r w:rsidDel="00000000" w:rsidR="00000000" w:rsidRPr="00000000">
              <w:rPr>
                <w:rtl w:val="0"/>
              </w:rPr>
              <w:t xml:space="preserve">Pre-Conditions</w:t>
            </w:r>
          </w:p>
        </w:tc>
        <w:tc>
          <w:tcPr/>
          <w:p w:rsidR="00000000" w:rsidDel="00000000" w:rsidP="00000000" w:rsidRDefault="00000000" w:rsidRPr="00000000" w14:paraId="00000426">
            <w:pPr>
              <w:rPr/>
            </w:pPr>
            <w:r w:rsidDel="00000000" w:rsidR="00000000" w:rsidRPr="00000000">
              <w:rPr>
                <w:rtl w:val="0"/>
              </w:rPr>
              <w:t xml:space="preserve">Plan pending.</w:t>
            </w:r>
          </w:p>
        </w:tc>
      </w:tr>
      <w:tr>
        <w:trPr>
          <w:cantSplit w:val="0"/>
          <w:trHeight w:val="523" w:hRule="atLeast"/>
          <w:tblHeader w:val="0"/>
        </w:trPr>
        <w:tc>
          <w:tcPr/>
          <w:p w:rsidR="00000000" w:rsidDel="00000000" w:rsidP="00000000" w:rsidRDefault="00000000" w:rsidRPr="00000000" w14:paraId="00000427">
            <w:pPr>
              <w:rPr/>
            </w:pPr>
            <w:r w:rsidDel="00000000" w:rsidR="00000000" w:rsidRPr="00000000">
              <w:rPr>
                <w:rtl w:val="0"/>
              </w:rPr>
              <w:t xml:space="preserve">Main Flow</w:t>
            </w:r>
          </w:p>
        </w:tc>
        <w:tc>
          <w:tcPr/>
          <w:p w:rsidR="00000000" w:rsidDel="00000000" w:rsidP="00000000" w:rsidRDefault="00000000" w:rsidRPr="00000000" w14:paraId="00000428">
            <w:pPr>
              <w:rPr/>
            </w:pPr>
            <w:r w:rsidDel="00000000" w:rsidR="00000000" w:rsidRPr="00000000">
              <w:rPr>
                <w:rtl w:val="0"/>
              </w:rPr>
              <w:t xml:space="preserve">1. Expert rejects plan.</w:t>
              <w:br w:type="textWrapping"/>
              <w:t xml:space="preserve">2. System updates status.</w:t>
            </w:r>
          </w:p>
        </w:tc>
      </w:tr>
      <w:tr>
        <w:trPr>
          <w:cantSplit w:val="0"/>
          <w:trHeight w:val="269" w:hRule="atLeast"/>
          <w:tblHeader w:val="0"/>
        </w:trPr>
        <w:tc>
          <w:tcPr/>
          <w:p w:rsidR="00000000" w:rsidDel="00000000" w:rsidP="00000000" w:rsidRDefault="00000000" w:rsidRPr="00000000" w14:paraId="00000429">
            <w:pPr>
              <w:rPr/>
            </w:pPr>
            <w:r w:rsidDel="00000000" w:rsidR="00000000" w:rsidRPr="00000000">
              <w:rPr>
                <w:rtl w:val="0"/>
              </w:rPr>
              <w:t xml:space="preserve">Alternative Flow</w:t>
            </w:r>
          </w:p>
        </w:tc>
        <w:tc>
          <w:tcPr/>
          <w:p w:rsidR="00000000" w:rsidDel="00000000" w:rsidP="00000000" w:rsidRDefault="00000000" w:rsidRPr="00000000" w14:paraId="0000042A">
            <w:pPr>
              <w:rPr/>
            </w:pPr>
            <w:r w:rsidDel="00000000" w:rsidR="00000000" w:rsidRPr="00000000">
              <w:rPr>
                <w:rtl w:val="0"/>
              </w:rPr>
              <w:t xml:space="preserve">None.</w:t>
            </w:r>
          </w:p>
        </w:tc>
      </w:tr>
      <w:tr>
        <w:trPr>
          <w:cantSplit w:val="0"/>
          <w:trHeight w:val="253" w:hRule="atLeast"/>
          <w:tblHeader w:val="0"/>
        </w:trPr>
        <w:tc>
          <w:tcPr/>
          <w:p w:rsidR="00000000" w:rsidDel="00000000" w:rsidP="00000000" w:rsidRDefault="00000000" w:rsidRPr="00000000" w14:paraId="0000042B">
            <w:pPr>
              <w:rPr/>
            </w:pPr>
            <w:r w:rsidDel="00000000" w:rsidR="00000000" w:rsidRPr="00000000">
              <w:rPr>
                <w:rtl w:val="0"/>
              </w:rPr>
              <w:t xml:space="preserve">Exception Flow</w:t>
            </w:r>
          </w:p>
        </w:tc>
        <w:tc>
          <w:tcPr/>
          <w:p w:rsidR="00000000" w:rsidDel="00000000" w:rsidP="00000000" w:rsidRDefault="00000000" w:rsidRPr="00000000" w14:paraId="0000042C">
            <w:pPr>
              <w:rPr/>
            </w:pPr>
            <w:r w:rsidDel="00000000" w:rsidR="00000000" w:rsidRPr="00000000">
              <w:rPr>
                <w:rtl w:val="0"/>
              </w:rPr>
              <w:t xml:space="preserve">Rejection fails.</w:t>
            </w:r>
          </w:p>
        </w:tc>
      </w:tr>
      <w:tr>
        <w:trPr>
          <w:cantSplit w:val="0"/>
          <w:trHeight w:val="253" w:hRule="atLeast"/>
          <w:tblHeader w:val="0"/>
        </w:trPr>
        <w:tc>
          <w:tcPr/>
          <w:p w:rsidR="00000000" w:rsidDel="00000000" w:rsidP="00000000" w:rsidRDefault="00000000" w:rsidRPr="00000000" w14:paraId="0000042D">
            <w:pPr>
              <w:rPr/>
            </w:pPr>
            <w:r w:rsidDel="00000000" w:rsidR="00000000" w:rsidRPr="00000000">
              <w:rPr>
                <w:rtl w:val="0"/>
              </w:rPr>
              <w:t xml:space="preserve">Post-Conditions</w:t>
            </w:r>
          </w:p>
        </w:tc>
        <w:tc>
          <w:tcPr/>
          <w:p w:rsidR="00000000" w:rsidDel="00000000" w:rsidP="00000000" w:rsidRDefault="00000000" w:rsidRPr="00000000" w14:paraId="0000042E">
            <w:pPr>
              <w:rPr/>
            </w:pPr>
            <w:r w:rsidDel="00000000" w:rsidR="00000000" w:rsidRPr="00000000">
              <w:rPr>
                <w:rtl w:val="0"/>
              </w:rPr>
              <w:t xml:space="preserve">Plan rejected.</w:t>
            </w:r>
          </w:p>
        </w:tc>
      </w:tr>
    </w:tbl>
    <w:p w:rsidR="00000000" w:rsidDel="00000000" w:rsidP="00000000" w:rsidRDefault="00000000" w:rsidRPr="00000000" w14:paraId="0000042F">
      <w:pPr>
        <w:pStyle w:val="Heading2"/>
        <w:ind w:left="0" w:firstLine="0"/>
        <w:jc w:val="left"/>
        <w:rPr>
          <w:b w:val="1"/>
          <w:bCs w:val="1"/>
          <w:sz w:val="24"/>
          <w:szCs w:val="24"/>
        </w:rPr>
      </w:pPr>
      <w:r w:rsidDel="00000000" w:rsidR="00000000" w:rsidRPr="00000000">
        <w:rPr>
          <w:b w:val="1"/>
          <w:bCs w:val="1"/>
          <w:sz w:val="24"/>
          <w:szCs w:val="24"/>
          <w:rtl w:val="0"/>
        </w:rPr>
        <w:t xml:space="preserve">4 – Reply to Admin Report</w:t>
      </w:r>
    </w:p>
    <w:tbl>
      <w:tblPr>
        <w:tblStyle w:val="Table14"/>
        <w:tblW w:w="1084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599"/>
        <w:tblGridChange w:id="0">
          <w:tblGrid>
            <w:gridCol w:w="2245"/>
            <w:gridCol w:w="8599"/>
          </w:tblGrid>
        </w:tblGridChange>
      </w:tblGrid>
      <w:tr>
        <w:trPr>
          <w:cantSplit w:val="0"/>
          <w:trHeight w:val="261" w:hRule="atLeast"/>
          <w:tblHeader w:val="0"/>
        </w:trPr>
        <w:tc>
          <w:tcPr/>
          <w:p w:rsidR="00000000" w:rsidDel="00000000" w:rsidP="00000000" w:rsidRDefault="00000000" w:rsidRPr="00000000" w14:paraId="00000430">
            <w:pPr>
              <w:rPr/>
            </w:pPr>
            <w:r w:rsidDel="00000000" w:rsidR="00000000" w:rsidRPr="00000000">
              <w:rPr>
                <w:rtl w:val="0"/>
              </w:rPr>
              <w:t xml:space="preserve">Use Case ID</w:t>
            </w:r>
          </w:p>
        </w:tc>
        <w:tc>
          <w:tcPr/>
          <w:p w:rsidR="00000000" w:rsidDel="00000000" w:rsidP="00000000" w:rsidRDefault="00000000" w:rsidRPr="00000000" w14:paraId="00000431">
            <w:pPr>
              <w:rPr/>
            </w:pPr>
            <w:r w:rsidDel="00000000" w:rsidR="00000000" w:rsidRPr="00000000">
              <w:rPr>
                <w:rtl w:val="0"/>
              </w:rPr>
              <w:t xml:space="preserve">UC-E04</w:t>
            </w:r>
          </w:p>
        </w:tc>
      </w:tr>
      <w:tr>
        <w:trPr>
          <w:cantSplit w:val="0"/>
          <w:trHeight w:val="246" w:hRule="atLeast"/>
          <w:tblHeader w:val="0"/>
        </w:trPr>
        <w:tc>
          <w:tcPr/>
          <w:p w:rsidR="00000000" w:rsidDel="00000000" w:rsidP="00000000" w:rsidRDefault="00000000" w:rsidRPr="00000000" w14:paraId="00000432">
            <w:pPr>
              <w:rPr/>
            </w:pPr>
            <w:r w:rsidDel="00000000" w:rsidR="00000000" w:rsidRPr="00000000">
              <w:rPr>
                <w:rtl w:val="0"/>
              </w:rPr>
              <w:t xml:space="preserve">Use Case Name</w:t>
            </w:r>
          </w:p>
        </w:tc>
        <w:tc>
          <w:tcPr/>
          <w:p w:rsidR="00000000" w:rsidDel="00000000" w:rsidP="00000000" w:rsidRDefault="00000000" w:rsidRPr="00000000" w14:paraId="00000433">
            <w:pPr>
              <w:rPr/>
            </w:pPr>
            <w:r w:rsidDel="00000000" w:rsidR="00000000" w:rsidRPr="00000000">
              <w:rPr>
                <w:rtl w:val="0"/>
              </w:rPr>
              <w:t xml:space="preserve">Reply to Admin Report</w:t>
            </w:r>
          </w:p>
        </w:tc>
      </w:tr>
      <w:tr>
        <w:trPr>
          <w:cantSplit w:val="0"/>
          <w:trHeight w:val="261" w:hRule="atLeast"/>
          <w:tblHeader w:val="0"/>
        </w:trPr>
        <w:tc>
          <w:tcPr/>
          <w:p w:rsidR="00000000" w:rsidDel="00000000" w:rsidP="00000000" w:rsidRDefault="00000000" w:rsidRPr="00000000" w14:paraId="00000434">
            <w:pPr>
              <w:rPr/>
            </w:pPr>
            <w:r w:rsidDel="00000000" w:rsidR="00000000" w:rsidRPr="00000000">
              <w:rPr>
                <w:rtl w:val="0"/>
              </w:rPr>
              <w:t xml:space="preserve">Primary Actor</w:t>
            </w:r>
          </w:p>
        </w:tc>
        <w:tc>
          <w:tcPr/>
          <w:p w:rsidR="00000000" w:rsidDel="00000000" w:rsidP="00000000" w:rsidRDefault="00000000" w:rsidRPr="00000000" w14:paraId="00000435">
            <w:pPr>
              <w:rPr/>
            </w:pPr>
            <w:r w:rsidDel="00000000" w:rsidR="00000000" w:rsidRPr="00000000">
              <w:rPr>
                <w:rtl w:val="0"/>
              </w:rPr>
              <w:t xml:space="preserve">Expert Team</w:t>
            </w:r>
          </w:p>
        </w:tc>
      </w:tr>
      <w:tr>
        <w:trPr>
          <w:cantSplit w:val="0"/>
          <w:trHeight w:val="246" w:hRule="atLeast"/>
          <w:tblHeader w:val="0"/>
        </w:trPr>
        <w:tc>
          <w:tcPr/>
          <w:p w:rsidR="00000000" w:rsidDel="00000000" w:rsidP="00000000" w:rsidRDefault="00000000" w:rsidRPr="00000000" w14:paraId="00000436">
            <w:pPr>
              <w:rPr/>
            </w:pPr>
            <w:r w:rsidDel="00000000" w:rsidR="00000000" w:rsidRPr="00000000">
              <w:rPr>
                <w:rtl w:val="0"/>
              </w:rPr>
              <w:t xml:space="preserve">Secondary Actor</w:t>
            </w:r>
          </w:p>
        </w:tc>
        <w:tc>
          <w:tcPr/>
          <w:p w:rsidR="00000000" w:rsidDel="00000000" w:rsidP="00000000" w:rsidRDefault="00000000" w:rsidRPr="00000000" w14:paraId="00000437">
            <w:pPr>
              <w:rPr/>
            </w:pPr>
            <w:r w:rsidDel="00000000" w:rsidR="00000000" w:rsidRPr="00000000">
              <w:rPr>
                <w:rtl w:val="0"/>
              </w:rPr>
              <w:t xml:space="preserve">Admin</w:t>
            </w:r>
          </w:p>
        </w:tc>
      </w:tr>
      <w:tr>
        <w:trPr>
          <w:cantSplit w:val="0"/>
          <w:trHeight w:val="261" w:hRule="atLeast"/>
          <w:tblHeader w:val="0"/>
        </w:trPr>
        <w:tc>
          <w:tcPr/>
          <w:p w:rsidR="00000000" w:rsidDel="00000000" w:rsidP="00000000" w:rsidRDefault="00000000" w:rsidRPr="00000000" w14:paraId="00000438">
            <w:pPr>
              <w:rPr/>
            </w:pPr>
            <w:r w:rsidDel="00000000" w:rsidR="00000000" w:rsidRPr="00000000">
              <w:rPr>
                <w:rtl w:val="0"/>
              </w:rPr>
              <w:t xml:space="preserve">Pre-Conditions</w:t>
            </w:r>
          </w:p>
        </w:tc>
        <w:tc>
          <w:tcPr/>
          <w:p w:rsidR="00000000" w:rsidDel="00000000" w:rsidP="00000000" w:rsidRDefault="00000000" w:rsidRPr="00000000" w14:paraId="00000439">
            <w:pPr>
              <w:rPr/>
            </w:pPr>
            <w:r w:rsidDel="00000000" w:rsidR="00000000" w:rsidRPr="00000000">
              <w:rPr>
                <w:rtl w:val="0"/>
              </w:rPr>
              <w:t xml:space="preserve">Report received.</w:t>
            </w:r>
          </w:p>
        </w:tc>
      </w:tr>
      <w:tr>
        <w:trPr>
          <w:cantSplit w:val="0"/>
          <w:trHeight w:val="769" w:hRule="atLeast"/>
          <w:tblHeader w:val="0"/>
        </w:trPr>
        <w:tc>
          <w:tcPr/>
          <w:p w:rsidR="00000000" w:rsidDel="00000000" w:rsidP="00000000" w:rsidRDefault="00000000" w:rsidRPr="00000000" w14:paraId="0000043A">
            <w:pPr>
              <w:rPr/>
            </w:pPr>
            <w:r w:rsidDel="00000000" w:rsidR="00000000" w:rsidRPr="00000000">
              <w:rPr>
                <w:rtl w:val="0"/>
              </w:rPr>
              <w:t xml:space="preserve">Main Flow</w:t>
            </w:r>
          </w:p>
        </w:tc>
        <w:tc>
          <w:tcPr/>
          <w:p w:rsidR="00000000" w:rsidDel="00000000" w:rsidP="00000000" w:rsidRDefault="00000000" w:rsidRPr="00000000" w14:paraId="0000043B">
            <w:pPr>
              <w:rPr/>
            </w:pPr>
            <w:r w:rsidDel="00000000" w:rsidR="00000000" w:rsidRPr="00000000">
              <w:rPr>
                <w:rtl w:val="0"/>
              </w:rPr>
              <w:t xml:space="preserve">1. Expert reviews report.</w:t>
              <w:br w:type="textWrapping"/>
              <w:t xml:space="preserve">2. Sends feedback.</w:t>
              <w:br w:type="textWrapping"/>
              <w:t xml:space="preserve">3. System delivers response.</w:t>
            </w:r>
          </w:p>
        </w:tc>
      </w:tr>
      <w:tr>
        <w:trPr>
          <w:cantSplit w:val="0"/>
          <w:trHeight w:val="246" w:hRule="atLeast"/>
          <w:tblHeader w:val="0"/>
        </w:trPr>
        <w:tc>
          <w:tcPr/>
          <w:p w:rsidR="00000000" w:rsidDel="00000000" w:rsidP="00000000" w:rsidRDefault="00000000" w:rsidRPr="00000000" w14:paraId="0000043C">
            <w:pPr>
              <w:rPr/>
            </w:pPr>
            <w:r w:rsidDel="00000000" w:rsidR="00000000" w:rsidRPr="00000000">
              <w:rPr>
                <w:rtl w:val="0"/>
              </w:rPr>
              <w:t xml:space="preserve">Alternative Flow</w:t>
            </w:r>
          </w:p>
        </w:tc>
        <w:tc>
          <w:tcPr/>
          <w:p w:rsidR="00000000" w:rsidDel="00000000" w:rsidP="00000000" w:rsidRDefault="00000000" w:rsidRPr="00000000" w14:paraId="0000043D">
            <w:pPr>
              <w:rPr/>
            </w:pPr>
            <w:r w:rsidDel="00000000" w:rsidR="00000000" w:rsidRPr="00000000">
              <w:rPr>
                <w:rtl w:val="0"/>
              </w:rPr>
              <w:t xml:space="preserve">Request clarification.</w:t>
            </w:r>
          </w:p>
        </w:tc>
      </w:tr>
      <w:tr>
        <w:trPr>
          <w:cantSplit w:val="0"/>
          <w:trHeight w:val="261" w:hRule="atLeast"/>
          <w:tblHeader w:val="0"/>
        </w:trPr>
        <w:tc>
          <w:tcPr/>
          <w:p w:rsidR="00000000" w:rsidDel="00000000" w:rsidP="00000000" w:rsidRDefault="00000000" w:rsidRPr="00000000" w14:paraId="0000043E">
            <w:pPr>
              <w:rPr/>
            </w:pPr>
            <w:r w:rsidDel="00000000" w:rsidR="00000000" w:rsidRPr="00000000">
              <w:rPr>
                <w:rtl w:val="0"/>
              </w:rPr>
              <w:t xml:space="preserve">Exception Flow</w:t>
            </w:r>
          </w:p>
        </w:tc>
        <w:tc>
          <w:tcPr/>
          <w:p w:rsidR="00000000" w:rsidDel="00000000" w:rsidP="00000000" w:rsidRDefault="00000000" w:rsidRPr="00000000" w14:paraId="0000043F">
            <w:pPr>
              <w:rPr/>
            </w:pPr>
            <w:r w:rsidDel="00000000" w:rsidR="00000000" w:rsidRPr="00000000">
              <w:rPr>
                <w:rtl w:val="0"/>
              </w:rPr>
              <w:t xml:space="preserve">Message delivery fails.</w:t>
            </w:r>
          </w:p>
        </w:tc>
      </w:tr>
      <w:tr>
        <w:trPr>
          <w:cantSplit w:val="0"/>
          <w:trHeight w:val="246" w:hRule="atLeast"/>
          <w:tblHeader w:val="0"/>
        </w:trPr>
        <w:tc>
          <w:tcPr/>
          <w:p w:rsidR="00000000" w:rsidDel="00000000" w:rsidP="00000000" w:rsidRDefault="00000000" w:rsidRPr="00000000" w14:paraId="00000440">
            <w:pPr>
              <w:rPr/>
            </w:pPr>
            <w:r w:rsidDel="00000000" w:rsidR="00000000" w:rsidRPr="00000000">
              <w:rPr>
                <w:rtl w:val="0"/>
              </w:rPr>
              <w:t xml:space="preserve">Post-Conditions</w:t>
            </w:r>
          </w:p>
        </w:tc>
        <w:tc>
          <w:tcPr/>
          <w:p w:rsidR="00000000" w:rsidDel="00000000" w:rsidP="00000000" w:rsidRDefault="00000000" w:rsidRPr="00000000" w14:paraId="00000441">
            <w:pPr>
              <w:rPr/>
            </w:pPr>
            <w:r w:rsidDel="00000000" w:rsidR="00000000" w:rsidRPr="00000000">
              <w:rPr>
                <w:rtl w:val="0"/>
              </w:rPr>
              <w:t xml:space="preserve">Reply sent.</w:t>
            </w:r>
          </w:p>
        </w:tc>
      </w:tr>
    </w:tbl>
    <w:p w:rsidR="00000000" w:rsidDel="00000000" w:rsidP="00000000" w:rsidRDefault="00000000" w:rsidRPr="00000000" w14:paraId="00000442">
      <w:pPr>
        <w:pStyle w:val="Heading2"/>
        <w:ind w:left="0" w:firstLine="0"/>
        <w:jc w:val="left"/>
        <w:rPr>
          <w:sz w:val="24"/>
          <w:szCs w:val="24"/>
        </w:rPr>
      </w:pPr>
      <w:r w:rsidDel="00000000" w:rsidR="00000000" w:rsidRPr="00000000">
        <w:rPr>
          <w:rtl w:val="0"/>
        </w:rPr>
      </w:r>
    </w:p>
    <w:p w:rsidR="00000000" w:rsidDel="00000000" w:rsidP="00000000" w:rsidRDefault="00000000" w:rsidRPr="00000000" w14:paraId="00000443">
      <w:pPr>
        <w:pStyle w:val="Heading2"/>
        <w:ind w:left="0" w:firstLine="0"/>
        <w:jc w:val="left"/>
        <w:rPr>
          <w:sz w:val="24"/>
          <w:szCs w:val="24"/>
        </w:rPr>
      </w:pPr>
      <w:r w:rsidDel="00000000" w:rsidR="00000000" w:rsidRPr="00000000">
        <w:rPr>
          <w:rtl w:val="0"/>
        </w:rPr>
      </w:r>
    </w:p>
    <w:p w:rsidR="00000000" w:rsidDel="00000000" w:rsidP="00000000" w:rsidRDefault="00000000" w:rsidRPr="00000000" w14:paraId="00000444">
      <w:pPr>
        <w:pStyle w:val="Heading2"/>
        <w:ind w:left="0" w:firstLine="0"/>
        <w:jc w:val="left"/>
        <w:rPr>
          <w:b w:val="1"/>
          <w:bCs w:val="1"/>
          <w:sz w:val="24"/>
          <w:szCs w:val="24"/>
        </w:rPr>
      </w:pPr>
      <w:r w:rsidDel="00000000" w:rsidR="00000000" w:rsidRPr="00000000">
        <w:rPr>
          <w:b w:val="1"/>
          <w:bCs w:val="1"/>
          <w:sz w:val="24"/>
          <w:szCs w:val="24"/>
          <w:rtl w:val="0"/>
        </w:rPr>
        <w:t xml:space="preserve">Admin:</w:t>
      </w:r>
    </w:p>
    <w:p w:rsidR="00000000" w:rsidDel="00000000" w:rsidP="00000000" w:rsidRDefault="00000000" w:rsidRPr="00000000" w14:paraId="00000445">
      <w:pPr>
        <w:pStyle w:val="Heading2"/>
        <w:ind w:left="0" w:firstLine="0"/>
        <w:jc w:val="left"/>
        <w:rPr>
          <w:sz w:val="24"/>
          <w:szCs w:val="24"/>
        </w:rPr>
      </w:pPr>
      <w:r w:rsidDel="00000000" w:rsidR="00000000" w:rsidRPr="00000000">
        <w:rPr>
          <w:sz w:val="24"/>
          <w:szCs w:val="24"/>
          <w:rtl w:val="0"/>
        </w:rPr>
        <w:t xml:space="preserve">1 – Manage Accounts</w:t>
      </w:r>
    </w:p>
    <w:tbl>
      <w:tblPr>
        <w:tblStyle w:val="Table15"/>
        <w:tblW w:w="1085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433"/>
        <w:tblGridChange w:id="0">
          <w:tblGrid>
            <w:gridCol w:w="2425"/>
            <w:gridCol w:w="8433"/>
          </w:tblGrid>
        </w:tblGridChange>
      </w:tblGrid>
      <w:tr>
        <w:trPr>
          <w:cantSplit w:val="0"/>
          <w:trHeight w:val="251" w:hRule="atLeast"/>
          <w:tblHeader w:val="0"/>
        </w:trPr>
        <w:tc>
          <w:tcPr/>
          <w:p w:rsidR="00000000" w:rsidDel="00000000" w:rsidP="00000000" w:rsidRDefault="00000000" w:rsidRPr="00000000" w14:paraId="00000446">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447">
            <w:pPr>
              <w:rPr>
                <w:sz w:val="24"/>
                <w:szCs w:val="24"/>
              </w:rPr>
            </w:pPr>
            <w:r w:rsidDel="00000000" w:rsidR="00000000" w:rsidRPr="00000000">
              <w:rPr>
                <w:sz w:val="24"/>
                <w:szCs w:val="24"/>
                <w:rtl w:val="0"/>
              </w:rPr>
              <w:t xml:space="preserve">UC-A01</w:t>
            </w:r>
          </w:p>
        </w:tc>
      </w:tr>
      <w:tr>
        <w:trPr>
          <w:cantSplit w:val="0"/>
          <w:trHeight w:val="236" w:hRule="atLeast"/>
          <w:tblHeader w:val="0"/>
        </w:trPr>
        <w:tc>
          <w:tcPr/>
          <w:p w:rsidR="00000000" w:rsidDel="00000000" w:rsidP="00000000" w:rsidRDefault="00000000" w:rsidRPr="00000000" w14:paraId="00000448">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449">
            <w:pPr>
              <w:rPr>
                <w:sz w:val="24"/>
                <w:szCs w:val="24"/>
              </w:rPr>
            </w:pPr>
            <w:r w:rsidDel="00000000" w:rsidR="00000000" w:rsidRPr="00000000">
              <w:rPr>
                <w:sz w:val="24"/>
                <w:szCs w:val="24"/>
                <w:rtl w:val="0"/>
              </w:rPr>
              <w:t xml:space="preserve">Manage Accounts</w:t>
            </w:r>
          </w:p>
        </w:tc>
      </w:tr>
      <w:tr>
        <w:trPr>
          <w:cantSplit w:val="0"/>
          <w:trHeight w:val="251" w:hRule="atLeast"/>
          <w:tblHeader w:val="0"/>
        </w:trPr>
        <w:tc>
          <w:tcPr/>
          <w:p w:rsidR="00000000" w:rsidDel="00000000" w:rsidP="00000000" w:rsidRDefault="00000000" w:rsidRPr="00000000" w14:paraId="0000044A">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44B">
            <w:pPr>
              <w:rPr>
                <w:sz w:val="24"/>
                <w:szCs w:val="24"/>
              </w:rPr>
            </w:pPr>
            <w:r w:rsidDel="00000000" w:rsidR="00000000" w:rsidRPr="00000000">
              <w:rPr>
                <w:sz w:val="24"/>
                <w:szCs w:val="24"/>
                <w:rtl w:val="0"/>
              </w:rPr>
              <w:t xml:space="preserve">Admin</w:t>
            </w:r>
          </w:p>
        </w:tc>
      </w:tr>
      <w:tr>
        <w:trPr>
          <w:cantSplit w:val="0"/>
          <w:trHeight w:val="236" w:hRule="atLeast"/>
          <w:tblHeader w:val="0"/>
        </w:trPr>
        <w:tc>
          <w:tcPr/>
          <w:p w:rsidR="00000000" w:rsidDel="00000000" w:rsidP="00000000" w:rsidRDefault="00000000" w:rsidRPr="00000000" w14:paraId="0000044C">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44D">
            <w:pPr>
              <w:rPr>
                <w:sz w:val="24"/>
                <w:szCs w:val="24"/>
              </w:rPr>
            </w:pPr>
            <w:r w:rsidDel="00000000" w:rsidR="00000000" w:rsidRPr="00000000">
              <w:rPr>
                <w:sz w:val="24"/>
                <w:szCs w:val="24"/>
                <w:rtl w:val="0"/>
              </w:rPr>
              <w:t xml:space="preserve">System</w:t>
            </w:r>
          </w:p>
        </w:tc>
      </w:tr>
      <w:tr>
        <w:trPr>
          <w:cantSplit w:val="0"/>
          <w:trHeight w:val="251" w:hRule="atLeast"/>
          <w:tblHeader w:val="0"/>
        </w:trPr>
        <w:tc>
          <w:tcPr/>
          <w:p w:rsidR="00000000" w:rsidDel="00000000" w:rsidP="00000000" w:rsidRDefault="00000000" w:rsidRPr="00000000" w14:paraId="0000044E">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44F">
            <w:pPr>
              <w:rPr>
                <w:sz w:val="24"/>
                <w:szCs w:val="24"/>
              </w:rPr>
            </w:pPr>
            <w:r w:rsidDel="00000000" w:rsidR="00000000" w:rsidRPr="00000000">
              <w:rPr>
                <w:sz w:val="24"/>
                <w:szCs w:val="24"/>
                <w:rtl w:val="0"/>
              </w:rPr>
              <w:t xml:space="preserve">Admin logged in.</w:t>
            </w:r>
          </w:p>
        </w:tc>
      </w:tr>
      <w:tr>
        <w:trPr>
          <w:cantSplit w:val="0"/>
          <w:trHeight w:val="990" w:hRule="atLeast"/>
          <w:tblHeader w:val="0"/>
        </w:trPr>
        <w:tc>
          <w:tcPr/>
          <w:p w:rsidR="00000000" w:rsidDel="00000000" w:rsidP="00000000" w:rsidRDefault="00000000" w:rsidRPr="00000000" w14:paraId="00000450">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451">
            <w:pPr>
              <w:rPr>
                <w:sz w:val="24"/>
                <w:szCs w:val="24"/>
              </w:rPr>
            </w:pPr>
            <w:r w:rsidDel="00000000" w:rsidR="00000000" w:rsidRPr="00000000">
              <w:rPr>
                <w:sz w:val="24"/>
                <w:szCs w:val="24"/>
                <w:rtl w:val="0"/>
              </w:rPr>
              <w:t xml:space="preserve">1. Admin views accounts.</w:t>
              <w:br w:type="textWrapping"/>
              <w:t xml:space="preserve">2. Admin adds, updates or suspends account.</w:t>
              <w:br w:type="textWrapping"/>
              <w:t xml:space="preserve">3. System saves changes.</w:t>
            </w:r>
          </w:p>
        </w:tc>
      </w:tr>
      <w:tr>
        <w:trPr>
          <w:cantSplit w:val="0"/>
          <w:trHeight w:val="236" w:hRule="atLeast"/>
          <w:tblHeader w:val="0"/>
        </w:trPr>
        <w:tc>
          <w:tcPr/>
          <w:p w:rsidR="00000000" w:rsidDel="00000000" w:rsidP="00000000" w:rsidRDefault="00000000" w:rsidRPr="00000000" w14:paraId="00000452">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453">
            <w:pPr>
              <w:rPr>
                <w:sz w:val="24"/>
                <w:szCs w:val="24"/>
              </w:rPr>
            </w:pPr>
            <w:r w:rsidDel="00000000" w:rsidR="00000000" w:rsidRPr="00000000">
              <w:rPr>
                <w:sz w:val="24"/>
                <w:szCs w:val="24"/>
                <w:rtl w:val="0"/>
              </w:rPr>
              <w:t xml:space="preserve">Admin cancels action.</w:t>
            </w:r>
          </w:p>
        </w:tc>
      </w:tr>
      <w:tr>
        <w:trPr>
          <w:cantSplit w:val="0"/>
          <w:trHeight w:val="251" w:hRule="atLeast"/>
          <w:tblHeader w:val="0"/>
        </w:trPr>
        <w:tc>
          <w:tcPr/>
          <w:p w:rsidR="00000000" w:rsidDel="00000000" w:rsidP="00000000" w:rsidRDefault="00000000" w:rsidRPr="00000000" w14:paraId="00000454">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455">
            <w:pPr>
              <w:rPr>
                <w:sz w:val="24"/>
                <w:szCs w:val="24"/>
              </w:rPr>
            </w:pPr>
            <w:r w:rsidDel="00000000" w:rsidR="00000000" w:rsidRPr="00000000">
              <w:rPr>
                <w:sz w:val="24"/>
                <w:szCs w:val="24"/>
                <w:rtl w:val="0"/>
              </w:rPr>
              <w:t xml:space="preserve">Saving changes fails.</w:t>
            </w:r>
          </w:p>
        </w:tc>
      </w:tr>
      <w:tr>
        <w:trPr>
          <w:cantSplit w:val="0"/>
          <w:trHeight w:val="236" w:hRule="atLeast"/>
          <w:tblHeader w:val="0"/>
        </w:trPr>
        <w:tc>
          <w:tcPr/>
          <w:p w:rsidR="00000000" w:rsidDel="00000000" w:rsidP="00000000" w:rsidRDefault="00000000" w:rsidRPr="00000000" w14:paraId="00000456">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457">
            <w:pPr>
              <w:rPr>
                <w:sz w:val="24"/>
                <w:szCs w:val="24"/>
              </w:rPr>
            </w:pPr>
            <w:r w:rsidDel="00000000" w:rsidR="00000000" w:rsidRPr="00000000">
              <w:rPr>
                <w:sz w:val="24"/>
                <w:szCs w:val="24"/>
                <w:rtl w:val="0"/>
              </w:rPr>
              <w:t xml:space="preserve">Accounts updated.</w:t>
            </w:r>
          </w:p>
        </w:tc>
      </w:tr>
    </w:tbl>
    <w:p w:rsidR="00000000" w:rsidDel="00000000" w:rsidP="00000000" w:rsidRDefault="00000000" w:rsidRPr="00000000" w14:paraId="00000458">
      <w:pPr>
        <w:pStyle w:val="Heading2"/>
        <w:ind w:left="0" w:firstLine="0"/>
        <w:jc w:val="left"/>
        <w:rPr>
          <w:b w:val="1"/>
          <w:bCs w:val="1"/>
          <w:sz w:val="24"/>
          <w:szCs w:val="24"/>
        </w:rPr>
      </w:pPr>
      <w:r w:rsidDel="00000000" w:rsidR="00000000" w:rsidRPr="00000000">
        <w:rPr>
          <w:b w:val="1"/>
          <w:bCs w:val="1"/>
          <w:sz w:val="24"/>
          <w:szCs w:val="24"/>
          <w:rtl w:val="0"/>
        </w:rPr>
        <w:t xml:space="preserve">2 – Approve Documents</w:t>
      </w:r>
    </w:p>
    <w:tbl>
      <w:tblPr>
        <w:tblStyle w:val="Table16"/>
        <w:tblW w:w="10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403"/>
        <w:tblGridChange w:id="0">
          <w:tblGrid>
            <w:gridCol w:w="2425"/>
            <w:gridCol w:w="8403"/>
          </w:tblGrid>
        </w:tblGridChange>
      </w:tblGrid>
      <w:tr>
        <w:trPr>
          <w:cantSplit w:val="0"/>
          <w:trHeight w:val="257" w:hRule="atLeast"/>
          <w:tblHeader w:val="0"/>
        </w:trPr>
        <w:tc>
          <w:tcPr/>
          <w:p w:rsidR="00000000" w:rsidDel="00000000" w:rsidP="00000000" w:rsidRDefault="00000000" w:rsidRPr="00000000" w14:paraId="00000459">
            <w:pPr>
              <w:rPr/>
            </w:pPr>
            <w:r w:rsidDel="00000000" w:rsidR="00000000" w:rsidRPr="00000000">
              <w:rPr>
                <w:rtl w:val="0"/>
              </w:rPr>
              <w:t xml:space="preserve">Use Case ID</w:t>
            </w:r>
          </w:p>
        </w:tc>
        <w:tc>
          <w:tcPr/>
          <w:p w:rsidR="00000000" w:rsidDel="00000000" w:rsidP="00000000" w:rsidRDefault="00000000" w:rsidRPr="00000000" w14:paraId="0000045A">
            <w:pPr>
              <w:rPr/>
            </w:pPr>
            <w:r w:rsidDel="00000000" w:rsidR="00000000" w:rsidRPr="00000000">
              <w:rPr>
                <w:rtl w:val="0"/>
              </w:rPr>
              <w:t xml:space="preserve">UC-A02</w:t>
            </w:r>
          </w:p>
        </w:tc>
      </w:tr>
      <w:tr>
        <w:trPr>
          <w:cantSplit w:val="0"/>
          <w:trHeight w:val="242" w:hRule="atLeast"/>
          <w:tblHeader w:val="0"/>
        </w:trPr>
        <w:tc>
          <w:tcPr/>
          <w:p w:rsidR="00000000" w:rsidDel="00000000" w:rsidP="00000000" w:rsidRDefault="00000000" w:rsidRPr="00000000" w14:paraId="0000045B">
            <w:pPr>
              <w:rPr/>
            </w:pPr>
            <w:r w:rsidDel="00000000" w:rsidR="00000000" w:rsidRPr="00000000">
              <w:rPr>
                <w:rtl w:val="0"/>
              </w:rPr>
              <w:t xml:space="preserve">Use Case Name</w:t>
            </w:r>
          </w:p>
        </w:tc>
        <w:tc>
          <w:tcPr/>
          <w:p w:rsidR="00000000" w:rsidDel="00000000" w:rsidP="00000000" w:rsidRDefault="00000000" w:rsidRPr="00000000" w14:paraId="0000045C">
            <w:pPr>
              <w:rPr/>
            </w:pPr>
            <w:r w:rsidDel="00000000" w:rsidR="00000000" w:rsidRPr="00000000">
              <w:rPr>
                <w:rtl w:val="0"/>
              </w:rPr>
              <w:t xml:space="preserve">Approve Documents</w:t>
            </w:r>
          </w:p>
        </w:tc>
      </w:tr>
      <w:tr>
        <w:trPr>
          <w:cantSplit w:val="0"/>
          <w:trHeight w:val="257" w:hRule="atLeast"/>
          <w:tblHeader w:val="0"/>
        </w:trPr>
        <w:tc>
          <w:tcPr/>
          <w:p w:rsidR="00000000" w:rsidDel="00000000" w:rsidP="00000000" w:rsidRDefault="00000000" w:rsidRPr="00000000" w14:paraId="0000045D">
            <w:pPr>
              <w:rPr/>
            </w:pPr>
            <w:r w:rsidDel="00000000" w:rsidR="00000000" w:rsidRPr="00000000">
              <w:rPr>
                <w:rtl w:val="0"/>
              </w:rPr>
              <w:t xml:space="preserve">Primary Actor</w:t>
            </w:r>
          </w:p>
        </w:tc>
        <w:tc>
          <w:tcPr/>
          <w:p w:rsidR="00000000" w:rsidDel="00000000" w:rsidP="00000000" w:rsidRDefault="00000000" w:rsidRPr="00000000" w14:paraId="0000045E">
            <w:pPr>
              <w:rPr/>
            </w:pPr>
            <w:r w:rsidDel="00000000" w:rsidR="00000000" w:rsidRPr="00000000">
              <w:rPr>
                <w:rtl w:val="0"/>
              </w:rPr>
              <w:t xml:space="preserve">Admin</w:t>
            </w:r>
          </w:p>
        </w:tc>
      </w:tr>
      <w:tr>
        <w:trPr>
          <w:cantSplit w:val="0"/>
          <w:trHeight w:val="242" w:hRule="atLeast"/>
          <w:tblHeader w:val="0"/>
        </w:trPr>
        <w:tc>
          <w:tcPr/>
          <w:p w:rsidR="00000000" w:rsidDel="00000000" w:rsidP="00000000" w:rsidRDefault="00000000" w:rsidRPr="00000000" w14:paraId="0000045F">
            <w:pPr>
              <w:rPr/>
            </w:pPr>
            <w:r w:rsidDel="00000000" w:rsidR="00000000" w:rsidRPr="00000000">
              <w:rPr>
                <w:rtl w:val="0"/>
              </w:rPr>
              <w:t xml:space="preserve">Secondary Actor</w:t>
            </w:r>
          </w:p>
        </w:tc>
        <w:tc>
          <w:tcPr/>
          <w:p w:rsidR="00000000" w:rsidDel="00000000" w:rsidP="00000000" w:rsidRDefault="00000000" w:rsidRPr="00000000" w14:paraId="00000460">
            <w:pPr>
              <w:rPr/>
            </w:pPr>
            <w:r w:rsidDel="00000000" w:rsidR="00000000" w:rsidRPr="00000000">
              <w:rPr>
                <w:rtl w:val="0"/>
              </w:rPr>
              <w:t xml:space="preserve">System</w:t>
            </w:r>
          </w:p>
        </w:tc>
      </w:tr>
      <w:tr>
        <w:trPr>
          <w:cantSplit w:val="0"/>
          <w:trHeight w:val="257" w:hRule="atLeast"/>
          <w:tblHeader w:val="0"/>
        </w:trPr>
        <w:tc>
          <w:tcPr/>
          <w:p w:rsidR="00000000" w:rsidDel="00000000" w:rsidP="00000000" w:rsidRDefault="00000000" w:rsidRPr="00000000" w14:paraId="00000461">
            <w:pPr>
              <w:rPr/>
            </w:pPr>
            <w:r w:rsidDel="00000000" w:rsidR="00000000" w:rsidRPr="00000000">
              <w:rPr>
                <w:rtl w:val="0"/>
              </w:rPr>
              <w:t xml:space="preserve">Pre-Conditions</w:t>
            </w:r>
          </w:p>
        </w:tc>
        <w:tc>
          <w:tcPr/>
          <w:p w:rsidR="00000000" w:rsidDel="00000000" w:rsidP="00000000" w:rsidRDefault="00000000" w:rsidRPr="00000000" w14:paraId="00000462">
            <w:pPr>
              <w:rPr/>
            </w:pPr>
            <w:r w:rsidDel="00000000" w:rsidR="00000000" w:rsidRPr="00000000">
              <w:rPr>
                <w:rtl w:val="0"/>
              </w:rPr>
              <w:t xml:space="preserve">Documents submitted.</w:t>
            </w:r>
          </w:p>
        </w:tc>
      </w:tr>
      <w:tr>
        <w:trPr>
          <w:cantSplit w:val="0"/>
          <w:trHeight w:val="500" w:hRule="atLeast"/>
          <w:tblHeader w:val="0"/>
        </w:trPr>
        <w:tc>
          <w:tcPr/>
          <w:p w:rsidR="00000000" w:rsidDel="00000000" w:rsidP="00000000" w:rsidRDefault="00000000" w:rsidRPr="00000000" w14:paraId="00000463">
            <w:pPr>
              <w:rPr/>
            </w:pPr>
            <w:r w:rsidDel="00000000" w:rsidR="00000000" w:rsidRPr="00000000">
              <w:rPr>
                <w:rtl w:val="0"/>
              </w:rPr>
              <w:t xml:space="preserve">Main Flow</w:t>
            </w:r>
          </w:p>
        </w:tc>
        <w:tc>
          <w:tcPr/>
          <w:p w:rsidR="00000000" w:rsidDel="00000000" w:rsidP="00000000" w:rsidRDefault="00000000" w:rsidRPr="00000000" w14:paraId="00000464">
            <w:pPr>
              <w:rPr/>
            </w:pPr>
            <w:r w:rsidDel="00000000" w:rsidR="00000000" w:rsidRPr="00000000">
              <w:rPr>
                <w:rtl w:val="0"/>
              </w:rPr>
              <w:t xml:space="preserve">1. Admin reviews documents.</w:t>
              <w:br w:type="textWrapping"/>
              <w:t xml:space="preserve">2. Admin approves documents.</w:t>
            </w:r>
          </w:p>
        </w:tc>
      </w:tr>
      <w:tr>
        <w:trPr>
          <w:cantSplit w:val="0"/>
          <w:trHeight w:val="257" w:hRule="atLeast"/>
          <w:tblHeader w:val="0"/>
        </w:trPr>
        <w:tc>
          <w:tcPr/>
          <w:p w:rsidR="00000000" w:rsidDel="00000000" w:rsidP="00000000" w:rsidRDefault="00000000" w:rsidRPr="00000000" w14:paraId="00000465">
            <w:pPr>
              <w:rPr/>
            </w:pPr>
            <w:r w:rsidDel="00000000" w:rsidR="00000000" w:rsidRPr="00000000">
              <w:rPr>
                <w:rtl w:val="0"/>
              </w:rPr>
              <w:t xml:space="preserve">Alternative Flow</w:t>
            </w:r>
          </w:p>
        </w:tc>
        <w:tc>
          <w:tcPr/>
          <w:p w:rsidR="00000000" w:rsidDel="00000000" w:rsidP="00000000" w:rsidRDefault="00000000" w:rsidRPr="00000000" w14:paraId="00000466">
            <w:pPr>
              <w:rPr/>
            </w:pPr>
            <w:r w:rsidDel="00000000" w:rsidR="00000000" w:rsidRPr="00000000">
              <w:rPr>
                <w:rtl w:val="0"/>
              </w:rPr>
              <w:t xml:space="preserve">Reject documents.</w:t>
            </w:r>
          </w:p>
        </w:tc>
      </w:tr>
      <w:tr>
        <w:trPr>
          <w:cantSplit w:val="0"/>
          <w:trHeight w:val="242" w:hRule="atLeast"/>
          <w:tblHeader w:val="0"/>
        </w:trPr>
        <w:tc>
          <w:tcPr/>
          <w:p w:rsidR="00000000" w:rsidDel="00000000" w:rsidP="00000000" w:rsidRDefault="00000000" w:rsidRPr="00000000" w14:paraId="00000467">
            <w:pPr>
              <w:rPr/>
            </w:pPr>
            <w:r w:rsidDel="00000000" w:rsidR="00000000" w:rsidRPr="00000000">
              <w:rPr>
                <w:rtl w:val="0"/>
              </w:rPr>
              <w:t xml:space="preserve">Exception Flow</w:t>
            </w:r>
          </w:p>
        </w:tc>
        <w:tc>
          <w:tcPr/>
          <w:p w:rsidR="00000000" w:rsidDel="00000000" w:rsidP="00000000" w:rsidRDefault="00000000" w:rsidRPr="00000000" w14:paraId="00000468">
            <w:pPr>
              <w:rPr/>
            </w:pPr>
            <w:r w:rsidDel="00000000" w:rsidR="00000000" w:rsidRPr="00000000">
              <w:rPr>
                <w:rtl w:val="0"/>
              </w:rPr>
              <w:t xml:space="preserve">Approval fails.</w:t>
            </w:r>
          </w:p>
        </w:tc>
      </w:tr>
      <w:tr>
        <w:trPr>
          <w:cantSplit w:val="0"/>
          <w:trHeight w:val="242" w:hRule="atLeast"/>
          <w:tblHeader w:val="0"/>
        </w:trPr>
        <w:tc>
          <w:tcPr/>
          <w:p w:rsidR="00000000" w:rsidDel="00000000" w:rsidP="00000000" w:rsidRDefault="00000000" w:rsidRPr="00000000" w14:paraId="00000469">
            <w:pPr>
              <w:rPr/>
            </w:pPr>
            <w:r w:rsidDel="00000000" w:rsidR="00000000" w:rsidRPr="00000000">
              <w:rPr>
                <w:rtl w:val="0"/>
              </w:rPr>
              <w:t xml:space="preserve">Post-Conditions</w:t>
            </w:r>
          </w:p>
        </w:tc>
        <w:tc>
          <w:tcPr/>
          <w:p w:rsidR="00000000" w:rsidDel="00000000" w:rsidP="00000000" w:rsidRDefault="00000000" w:rsidRPr="00000000" w14:paraId="0000046A">
            <w:pPr>
              <w:rPr/>
            </w:pPr>
            <w:r w:rsidDel="00000000" w:rsidR="00000000" w:rsidRPr="00000000">
              <w:rPr>
                <w:rtl w:val="0"/>
              </w:rPr>
              <w:t xml:space="preserve">Documents approved.</w:t>
            </w:r>
          </w:p>
        </w:tc>
      </w:tr>
    </w:tbl>
    <w:p w:rsidR="00000000" w:rsidDel="00000000" w:rsidP="00000000" w:rsidRDefault="00000000" w:rsidRPr="00000000" w14:paraId="0000046B">
      <w:pPr>
        <w:pStyle w:val="Heading2"/>
        <w:ind w:left="0" w:firstLine="0"/>
        <w:jc w:val="left"/>
        <w:rPr>
          <w:b w:val="1"/>
          <w:bCs w:val="1"/>
          <w:sz w:val="24"/>
          <w:szCs w:val="24"/>
        </w:rPr>
      </w:pPr>
      <w:r w:rsidDel="00000000" w:rsidR="00000000" w:rsidRPr="00000000">
        <w:rPr>
          <w:b w:val="1"/>
          <w:bCs w:val="1"/>
          <w:sz w:val="24"/>
          <w:szCs w:val="24"/>
          <w:rtl w:val="0"/>
        </w:rPr>
        <w:t xml:space="preserve">3 – Publish Plan</w:t>
      </w:r>
    </w:p>
    <w:tbl>
      <w:tblPr>
        <w:tblStyle w:val="Table17"/>
        <w:tblW w:w="10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509"/>
        <w:tblGridChange w:id="0">
          <w:tblGrid>
            <w:gridCol w:w="2425"/>
            <w:gridCol w:w="8509"/>
          </w:tblGrid>
        </w:tblGridChange>
      </w:tblGrid>
      <w:tr>
        <w:trPr>
          <w:cantSplit w:val="0"/>
          <w:trHeight w:val="284" w:hRule="atLeast"/>
          <w:tblHeader w:val="0"/>
        </w:trPr>
        <w:tc>
          <w:tcPr/>
          <w:p w:rsidR="00000000" w:rsidDel="00000000" w:rsidP="00000000" w:rsidRDefault="00000000" w:rsidRPr="00000000" w14:paraId="0000046C">
            <w:pPr>
              <w:rPr/>
            </w:pPr>
            <w:r w:rsidDel="00000000" w:rsidR="00000000" w:rsidRPr="00000000">
              <w:rPr>
                <w:rtl w:val="0"/>
              </w:rPr>
              <w:t xml:space="preserve">Use Case ID</w:t>
            </w:r>
          </w:p>
        </w:tc>
        <w:tc>
          <w:tcPr/>
          <w:p w:rsidR="00000000" w:rsidDel="00000000" w:rsidP="00000000" w:rsidRDefault="00000000" w:rsidRPr="00000000" w14:paraId="0000046D">
            <w:pPr>
              <w:rPr/>
            </w:pPr>
            <w:r w:rsidDel="00000000" w:rsidR="00000000" w:rsidRPr="00000000">
              <w:rPr>
                <w:rtl w:val="0"/>
              </w:rPr>
              <w:t xml:space="preserve">UC-A03</w:t>
            </w:r>
          </w:p>
        </w:tc>
      </w:tr>
      <w:tr>
        <w:trPr>
          <w:cantSplit w:val="0"/>
          <w:trHeight w:val="267" w:hRule="atLeast"/>
          <w:tblHeader w:val="0"/>
        </w:trPr>
        <w:tc>
          <w:tcPr/>
          <w:p w:rsidR="00000000" w:rsidDel="00000000" w:rsidP="00000000" w:rsidRDefault="00000000" w:rsidRPr="00000000" w14:paraId="0000046E">
            <w:pPr>
              <w:rPr/>
            </w:pPr>
            <w:r w:rsidDel="00000000" w:rsidR="00000000" w:rsidRPr="00000000">
              <w:rPr>
                <w:rtl w:val="0"/>
              </w:rPr>
              <w:t xml:space="preserve">Use Case Name</w:t>
            </w:r>
          </w:p>
        </w:tc>
        <w:tc>
          <w:tcPr/>
          <w:p w:rsidR="00000000" w:rsidDel="00000000" w:rsidP="00000000" w:rsidRDefault="00000000" w:rsidRPr="00000000" w14:paraId="0000046F">
            <w:pPr>
              <w:rPr/>
            </w:pPr>
            <w:r w:rsidDel="00000000" w:rsidR="00000000" w:rsidRPr="00000000">
              <w:rPr>
                <w:rtl w:val="0"/>
              </w:rPr>
              <w:t xml:space="preserve">Publish Plan</w:t>
            </w:r>
          </w:p>
        </w:tc>
      </w:tr>
      <w:tr>
        <w:trPr>
          <w:cantSplit w:val="0"/>
          <w:trHeight w:val="284" w:hRule="atLeast"/>
          <w:tblHeader w:val="0"/>
        </w:trPr>
        <w:tc>
          <w:tcPr/>
          <w:p w:rsidR="00000000" w:rsidDel="00000000" w:rsidP="00000000" w:rsidRDefault="00000000" w:rsidRPr="00000000" w14:paraId="00000470">
            <w:pPr>
              <w:rPr/>
            </w:pPr>
            <w:r w:rsidDel="00000000" w:rsidR="00000000" w:rsidRPr="00000000">
              <w:rPr>
                <w:rtl w:val="0"/>
              </w:rPr>
              <w:t xml:space="preserve">Primary Actor</w:t>
            </w:r>
          </w:p>
        </w:tc>
        <w:tc>
          <w:tcPr/>
          <w:p w:rsidR="00000000" w:rsidDel="00000000" w:rsidP="00000000" w:rsidRDefault="00000000" w:rsidRPr="00000000" w14:paraId="00000471">
            <w:pPr>
              <w:rPr/>
            </w:pPr>
            <w:r w:rsidDel="00000000" w:rsidR="00000000" w:rsidRPr="00000000">
              <w:rPr>
                <w:rtl w:val="0"/>
              </w:rPr>
              <w:t xml:space="preserve">Admin</w:t>
            </w:r>
          </w:p>
        </w:tc>
      </w:tr>
      <w:tr>
        <w:trPr>
          <w:cantSplit w:val="0"/>
          <w:trHeight w:val="267" w:hRule="atLeast"/>
          <w:tblHeader w:val="0"/>
        </w:trPr>
        <w:tc>
          <w:tcPr/>
          <w:p w:rsidR="00000000" w:rsidDel="00000000" w:rsidP="00000000" w:rsidRDefault="00000000" w:rsidRPr="00000000" w14:paraId="00000472">
            <w:pPr>
              <w:rPr/>
            </w:pPr>
            <w:r w:rsidDel="00000000" w:rsidR="00000000" w:rsidRPr="00000000">
              <w:rPr>
                <w:rtl w:val="0"/>
              </w:rPr>
              <w:t xml:space="preserve">Secondary Actor</w:t>
            </w:r>
          </w:p>
        </w:tc>
        <w:tc>
          <w:tcPr/>
          <w:p w:rsidR="00000000" w:rsidDel="00000000" w:rsidP="00000000" w:rsidRDefault="00000000" w:rsidRPr="00000000" w14:paraId="00000473">
            <w:pPr>
              <w:rPr/>
            </w:pPr>
            <w:r w:rsidDel="00000000" w:rsidR="00000000" w:rsidRPr="00000000">
              <w:rPr>
                <w:rtl w:val="0"/>
              </w:rPr>
              <w:t xml:space="preserve">System</w:t>
            </w:r>
          </w:p>
        </w:tc>
      </w:tr>
      <w:tr>
        <w:trPr>
          <w:cantSplit w:val="0"/>
          <w:trHeight w:val="284" w:hRule="atLeast"/>
          <w:tblHeader w:val="0"/>
        </w:trPr>
        <w:tc>
          <w:tcPr/>
          <w:p w:rsidR="00000000" w:rsidDel="00000000" w:rsidP="00000000" w:rsidRDefault="00000000" w:rsidRPr="00000000" w14:paraId="00000474">
            <w:pPr>
              <w:rPr/>
            </w:pPr>
            <w:r w:rsidDel="00000000" w:rsidR="00000000" w:rsidRPr="00000000">
              <w:rPr>
                <w:rtl w:val="0"/>
              </w:rPr>
              <w:t xml:space="preserve">Pre-Conditions</w:t>
            </w:r>
          </w:p>
        </w:tc>
        <w:tc>
          <w:tcPr/>
          <w:p w:rsidR="00000000" w:rsidDel="00000000" w:rsidP="00000000" w:rsidRDefault="00000000" w:rsidRPr="00000000" w14:paraId="00000475">
            <w:pPr>
              <w:rPr/>
            </w:pPr>
            <w:r w:rsidDel="00000000" w:rsidR="00000000" w:rsidRPr="00000000">
              <w:rPr>
                <w:rtl w:val="0"/>
              </w:rPr>
              <w:t xml:space="preserve">Plan approved by experts.</w:t>
            </w:r>
          </w:p>
        </w:tc>
      </w:tr>
      <w:tr>
        <w:trPr>
          <w:cantSplit w:val="0"/>
          <w:trHeight w:val="551" w:hRule="atLeast"/>
          <w:tblHeader w:val="0"/>
        </w:trPr>
        <w:tc>
          <w:tcPr/>
          <w:p w:rsidR="00000000" w:rsidDel="00000000" w:rsidP="00000000" w:rsidRDefault="00000000" w:rsidRPr="00000000" w14:paraId="00000476">
            <w:pPr>
              <w:rPr/>
            </w:pPr>
            <w:r w:rsidDel="00000000" w:rsidR="00000000" w:rsidRPr="00000000">
              <w:rPr>
                <w:rtl w:val="0"/>
              </w:rPr>
              <w:t xml:space="preserve">Main Flow</w:t>
            </w:r>
          </w:p>
        </w:tc>
        <w:tc>
          <w:tcPr/>
          <w:p w:rsidR="00000000" w:rsidDel="00000000" w:rsidP="00000000" w:rsidRDefault="00000000" w:rsidRPr="00000000" w14:paraId="00000477">
            <w:pPr>
              <w:rPr/>
            </w:pPr>
            <w:r w:rsidDel="00000000" w:rsidR="00000000" w:rsidRPr="00000000">
              <w:rPr>
                <w:rtl w:val="0"/>
              </w:rPr>
              <w:t xml:space="preserve">1. Admin publishes plan.</w:t>
              <w:br w:type="textWrapping"/>
              <w:t xml:space="preserve">2. System makes plan visible.</w:t>
            </w:r>
          </w:p>
        </w:tc>
      </w:tr>
      <w:tr>
        <w:trPr>
          <w:cantSplit w:val="0"/>
          <w:trHeight w:val="284" w:hRule="atLeast"/>
          <w:tblHeader w:val="0"/>
        </w:trPr>
        <w:tc>
          <w:tcPr/>
          <w:p w:rsidR="00000000" w:rsidDel="00000000" w:rsidP="00000000" w:rsidRDefault="00000000" w:rsidRPr="00000000" w14:paraId="00000478">
            <w:pPr>
              <w:rPr/>
            </w:pPr>
            <w:r w:rsidDel="00000000" w:rsidR="00000000" w:rsidRPr="00000000">
              <w:rPr>
                <w:rtl w:val="0"/>
              </w:rPr>
              <w:t xml:space="preserve">Alternative Flow</w:t>
            </w:r>
          </w:p>
        </w:tc>
        <w:tc>
          <w:tcPr/>
          <w:p w:rsidR="00000000" w:rsidDel="00000000" w:rsidP="00000000" w:rsidRDefault="00000000" w:rsidRPr="00000000" w14:paraId="00000479">
            <w:pPr>
              <w:rPr/>
            </w:pPr>
            <w:r w:rsidDel="00000000" w:rsidR="00000000" w:rsidRPr="00000000">
              <w:rPr>
                <w:rtl w:val="0"/>
              </w:rPr>
              <w:t xml:space="preserve">Admin delays publishing.</w:t>
            </w:r>
          </w:p>
        </w:tc>
      </w:tr>
      <w:tr>
        <w:trPr>
          <w:cantSplit w:val="0"/>
          <w:trHeight w:val="267" w:hRule="atLeast"/>
          <w:tblHeader w:val="0"/>
        </w:trPr>
        <w:tc>
          <w:tcPr/>
          <w:p w:rsidR="00000000" w:rsidDel="00000000" w:rsidP="00000000" w:rsidRDefault="00000000" w:rsidRPr="00000000" w14:paraId="0000047A">
            <w:pPr>
              <w:rPr/>
            </w:pPr>
            <w:r w:rsidDel="00000000" w:rsidR="00000000" w:rsidRPr="00000000">
              <w:rPr>
                <w:rtl w:val="0"/>
              </w:rPr>
              <w:t xml:space="preserve">Exception Flow</w:t>
            </w:r>
          </w:p>
        </w:tc>
        <w:tc>
          <w:tcPr/>
          <w:p w:rsidR="00000000" w:rsidDel="00000000" w:rsidP="00000000" w:rsidRDefault="00000000" w:rsidRPr="00000000" w14:paraId="0000047B">
            <w:pPr>
              <w:rPr/>
            </w:pPr>
            <w:r w:rsidDel="00000000" w:rsidR="00000000" w:rsidRPr="00000000">
              <w:rPr>
                <w:rtl w:val="0"/>
              </w:rPr>
              <w:t xml:space="preserve">Publishing fails.</w:t>
            </w:r>
          </w:p>
        </w:tc>
      </w:tr>
      <w:tr>
        <w:trPr>
          <w:cantSplit w:val="0"/>
          <w:trHeight w:val="267" w:hRule="atLeast"/>
          <w:tblHeader w:val="0"/>
        </w:trPr>
        <w:tc>
          <w:tcPr/>
          <w:p w:rsidR="00000000" w:rsidDel="00000000" w:rsidP="00000000" w:rsidRDefault="00000000" w:rsidRPr="00000000" w14:paraId="0000047C">
            <w:pPr>
              <w:rPr/>
            </w:pPr>
            <w:r w:rsidDel="00000000" w:rsidR="00000000" w:rsidRPr="00000000">
              <w:rPr>
                <w:rtl w:val="0"/>
              </w:rPr>
              <w:t xml:space="preserve">Post-Conditions</w:t>
            </w:r>
          </w:p>
        </w:tc>
        <w:tc>
          <w:tcPr/>
          <w:p w:rsidR="00000000" w:rsidDel="00000000" w:rsidP="00000000" w:rsidRDefault="00000000" w:rsidRPr="00000000" w14:paraId="0000047D">
            <w:pPr>
              <w:rPr/>
            </w:pPr>
            <w:r w:rsidDel="00000000" w:rsidR="00000000" w:rsidRPr="00000000">
              <w:rPr>
                <w:rtl w:val="0"/>
              </w:rPr>
              <w:t xml:space="preserve">Plan published.</w:t>
            </w:r>
          </w:p>
        </w:tc>
      </w:tr>
    </w:tbl>
    <w:p w:rsidR="00000000" w:rsidDel="00000000" w:rsidP="00000000" w:rsidRDefault="00000000" w:rsidRPr="00000000" w14:paraId="0000047E">
      <w:pPr>
        <w:pStyle w:val="Heading2"/>
        <w:ind w:left="0" w:firstLine="0"/>
        <w:jc w:val="left"/>
        <w:rPr>
          <w:b w:val="1"/>
          <w:bCs w:val="1"/>
          <w:sz w:val="24"/>
          <w:szCs w:val="24"/>
        </w:rPr>
      </w:pPr>
      <w:r w:rsidDel="00000000" w:rsidR="00000000" w:rsidRPr="00000000">
        <w:rPr>
          <w:b w:val="1"/>
          <w:bCs w:val="1"/>
          <w:sz w:val="24"/>
          <w:szCs w:val="24"/>
          <w:rtl w:val="0"/>
        </w:rPr>
        <w:t xml:space="preserve">4 – Make Reports</w:t>
      </w:r>
    </w:p>
    <w:tbl>
      <w:tblPr>
        <w:tblStyle w:val="Table18"/>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463"/>
        <w:tblGridChange w:id="0">
          <w:tblGrid>
            <w:gridCol w:w="2425"/>
            <w:gridCol w:w="8463"/>
          </w:tblGrid>
        </w:tblGridChange>
      </w:tblGrid>
      <w:tr>
        <w:trPr>
          <w:cantSplit w:val="0"/>
          <w:trHeight w:val="273" w:hRule="atLeast"/>
          <w:tblHeader w:val="0"/>
        </w:trPr>
        <w:tc>
          <w:tcPr/>
          <w:p w:rsidR="00000000" w:rsidDel="00000000" w:rsidP="00000000" w:rsidRDefault="00000000" w:rsidRPr="00000000" w14:paraId="0000047F">
            <w:pPr>
              <w:rPr/>
            </w:pPr>
            <w:r w:rsidDel="00000000" w:rsidR="00000000" w:rsidRPr="00000000">
              <w:rPr>
                <w:rtl w:val="0"/>
              </w:rPr>
              <w:t xml:space="preserve">Use Case ID</w:t>
            </w:r>
          </w:p>
        </w:tc>
        <w:tc>
          <w:tcPr/>
          <w:p w:rsidR="00000000" w:rsidDel="00000000" w:rsidP="00000000" w:rsidRDefault="00000000" w:rsidRPr="00000000" w14:paraId="00000480">
            <w:pPr>
              <w:rPr/>
            </w:pPr>
            <w:r w:rsidDel="00000000" w:rsidR="00000000" w:rsidRPr="00000000">
              <w:rPr>
                <w:rtl w:val="0"/>
              </w:rPr>
              <w:t xml:space="preserve">UC-A04</w:t>
            </w:r>
          </w:p>
        </w:tc>
      </w:tr>
      <w:tr>
        <w:trPr>
          <w:cantSplit w:val="0"/>
          <w:trHeight w:val="257" w:hRule="atLeast"/>
          <w:tblHeader w:val="0"/>
        </w:trPr>
        <w:tc>
          <w:tcPr/>
          <w:p w:rsidR="00000000" w:rsidDel="00000000" w:rsidP="00000000" w:rsidRDefault="00000000" w:rsidRPr="00000000" w14:paraId="00000481">
            <w:pPr>
              <w:rPr/>
            </w:pPr>
            <w:r w:rsidDel="00000000" w:rsidR="00000000" w:rsidRPr="00000000">
              <w:rPr>
                <w:rtl w:val="0"/>
              </w:rPr>
              <w:t xml:space="preserve">Use Case Name</w:t>
            </w:r>
          </w:p>
        </w:tc>
        <w:tc>
          <w:tcPr/>
          <w:p w:rsidR="00000000" w:rsidDel="00000000" w:rsidP="00000000" w:rsidRDefault="00000000" w:rsidRPr="00000000" w14:paraId="00000482">
            <w:pPr>
              <w:rPr/>
            </w:pPr>
            <w:r w:rsidDel="00000000" w:rsidR="00000000" w:rsidRPr="00000000">
              <w:rPr>
                <w:rtl w:val="0"/>
              </w:rPr>
              <w:t xml:space="preserve">Make Reports</w:t>
            </w:r>
          </w:p>
        </w:tc>
      </w:tr>
      <w:tr>
        <w:trPr>
          <w:cantSplit w:val="0"/>
          <w:trHeight w:val="273" w:hRule="atLeast"/>
          <w:tblHeader w:val="0"/>
        </w:trPr>
        <w:tc>
          <w:tcPr/>
          <w:p w:rsidR="00000000" w:rsidDel="00000000" w:rsidP="00000000" w:rsidRDefault="00000000" w:rsidRPr="00000000" w14:paraId="00000483">
            <w:pPr>
              <w:rPr/>
            </w:pPr>
            <w:r w:rsidDel="00000000" w:rsidR="00000000" w:rsidRPr="00000000">
              <w:rPr>
                <w:rtl w:val="0"/>
              </w:rPr>
              <w:t xml:space="preserve">Primary Actor</w:t>
            </w:r>
          </w:p>
        </w:tc>
        <w:tc>
          <w:tcPr/>
          <w:p w:rsidR="00000000" w:rsidDel="00000000" w:rsidP="00000000" w:rsidRDefault="00000000" w:rsidRPr="00000000" w14:paraId="00000484">
            <w:pPr>
              <w:rPr/>
            </w:pPr>
            <w:r w:rsidDel="00000000" w:rsidR="00000000" w:rsidRPr="00000000">
              <w:rPr>
                <w:rtl w:val="0"/>
              </w:rPr>
              <w:t xml:space="preserve">Admin</w:t>
            </w:r>
          </w:p>
        </w:tc>
      </w:tr>
      <w:tr>
        <w:trPr>
          <w:cantSplit w:val="0"/>
          <w:trHeight w:val="257" w:hRule="atLeast"/>
          <w:tblHeader w:val="0"/>
        </w:trPr>
        <w:tc>
          <w:tcPr/>
          <w:p w:rsidR="00000000" w:rsidDel="00000000" w:rsidP="00000000" w:rsidRDefault="00000000" w:rsidRPr="00000000" w14:paraId="00000485">
            <w:pPr>
              <w:rPr/>
            </w:pPr>
            <w:r w:rsidDel="00000000" w:rsidR="00000000" w:rsidRPr="00000000">
              <w:rPr>
                <w:rtl w:val="0"/>
              </w:rPr>
              <w:t xml:space="preserve">Secondary Actor</w:t>
            </w:r>
          </w:p>
        </w:tc>
        <w:tc>
          <w:tcPr/>
          <w:p w:rsidR="00000000" w:rsidDel="00000000" w:rsidP="00000000" w:rsidRDefault="00000000" w:rsidRPr="00000000" w14:paraId="00000486">
            <w:pPr>
              <w:rPr/>
            </w:pPr>
            <w:r w:rsidDel="00000000" w:rsidR="00000000" w:rsidRPr="00000000">
              <w:rPr>
                <w:rtl w:val="0"/>
              </w:rPr>
              <w:t xml:space="preserve">Expert Team</w:t>
            </w:r>
          </w:p>
        </w:tc>
      </w:tr>
      <w:tr>
        <w:trPr>
          <w:cantSplit w:val="0"/>
          <w:trHeight w:val="273" w:hRule="atLeast"/>
          <w:tblHeader w:val="0"/>
        </w:trPr>
        <w:tc>
          <w:tcPr/>
          <w:p w:rsidR="00000000" w:rsidDel="00000000" w:rsidP="00000000" w:rsidRDefault="00000000" w:rsidRPr="00000000" w14:paraId="00000487">
            <w:pPr>
              <w:rPr/>
            </w:pPr>
            <w:r w:rsidDel="00000000" w:rsidR="00000000" w:rsidRPr="00000000">
              <w:rPr>
                <w:rtl w:val="0"/>
              </w:rPr>
              <w:t xml:space="preserve">Pre-Conditions</w:t>
            </w:r>
          </w:p>
        </w:tc>
        <w:tc>
          <w:tcPr/>
          <w:p w:rsidR="00000000" w:rsidDel="00000000" w:rsidP="00000000" w:rsidRDefault="00000000" w:rsidRPr="00000000" w14:paraId="00000488">
            <w:pPr>
              <w:rPr/>
            </w:pPr>
            <w:r w:rsidDel="00000000" w:rsidR="00000000" w:rsidRPr="00000000">
              <w:rPr>
                <w:rtl w:val="0"/>
              </w:rPr>
              <w:t xml:space="preserve">Admin logged in.</w:t>
            </w:r>
          </w:p>
        </w:tc>
      </w:tr>
      <w:tr>
        <w:trPr>
          <w:cantSplit w:val="0"/>
          <w:trHeight w:val="804" w:hRule="atLeast"/>
          <w:tblHeader w:val="0"/>
        </w:trPr>
        <w:tc>
          <w:tcPr/>
          <w:p w:rsidR="00000000" w:rsidDel="00000000" w:rsidP="00000000" w:rsidRDefault="00000000" w:rsidRPr="00000000" w14:paraId="00000489">
            <w:pPr>
              <w:rPr/>
            </w:pPr>
            <w:r w:rsidDel="00000000" w:rsidR="00000000" w:rsidRPr="00000000">
              <w:rPr>
                <w:rtl w:val="0"/>
              </w:rPr>
              <w:t xml:space="preserve">Main Flow</w:t>
            </w:r>
          </w:p>
        </w:tc>
        <w:tc>
          <w:tcPr/>
          <w:p w:rsidR="00000000" w:rsidDel="00000000" w:rsidP="00000000" w:rsidRDefault="00000000" w:rsidRPr="00000000" w14:paraId="0000048A">
            <w:pPr>
              <w:rPr/>
            </w:pPr>
            <w:r w:rsidDel="00000000" w:rsidR="00000000" w:rsidRPr="00000000">
              <w:rPr>
                <w:rtl w:val="0"/>
              </w:rPr>
              <w:t xml:space="preserve">1. Admin creates report.</w:t>
              <w:br w:type="textWrapping"/>
              <w:t xml:space="preserve">2. System saves report.</w:t>
              <w:br w:type="textWrapping"/>
              <w:t xml:space="preserve">3. Admin sends report.</w:t>
            </w:r>
          </w:p>
        </w:tc>
      </w:tr>
      <w:tr>
        <w:trPr>
          <w:cantSplit w:val="0"/>
          <w:trHeight w:val="257" w:hRule="atLeast"/>
          <w:tblHeader w:val="0"/>
        </w:trPr>
        <w:tc>
          <w:tcPr/>
          <w:p w:rsidR="00000000" w:rsidDel="00000000" w:rsidP="00000000" w:rsidRDefault="00000000" w:rsidRPr="00000000" w14:paraId="0000048B">
            <w:pPr>
              <w:rPr/>
            </w:pPr>
            <w:r w:rsidDel="00000000" w:rsidR="00000000" w:rsidRPr="00000000">
              <w:rPr>
                <w:rtl w:val="0"/>
              </w:rPr>
              <w:t xml:space="preserve">Alternative Flow</w:t>
            </w:r>
          </w:p>
        </w:tc>
        <w:tc>
          <w:tcPr/>
          <w:p w:rsidR="00000000" w:rsidDel="00000000" w:rsidP="00000000" w:rsidRDefault="00000000" w:rsidRPr="00000000" w14:paraId="0000048C">
            <w:pPr>
              <w:rPr/>
            </w:pPr>
            <w:r w:rsidDel="00000000" w:rsidR="00000000" w:rsidRPr="00000000">
              <w:rPr>
                <w:rtl w:val="0"/>
              </w:rPr>
              <w:t xml:space="preserve">Edit report before sending.</w:t>
            </w:r>
          </w:p>
        </w:tc>
      </w:tr>
      <w:tr>
        <w:trPr>
          <w:cantSplit w:val="0"/>
          <w:trHeight w:val="273" w:hRule="atLeast"/>
          <w:tblHeader w:val="0"/>
        </w:trPr>
        <w:tc>
          <w:tcPr/>
          <w:p w:rsidR="00000000" w:rsidDel="00000000" w:rsidP="00000000" w:rsidRDefault="00000000" w:rsidRPr="00000000" w14:paraId="0000048D">
            <w:pPr>
              <w:rPr/>
            </w:pPr>
            <w:r w:rsidDel="00000000" w:rsidR="00000000" w:rsidRPr="00000000">
              <w:rPr>
                <w:rtl w:val="0"/>
              </w:rPr>
              <w:t xml:space="preserve">Exception Flow</w:t>
            </w:r>
          </w:p>
        </w:tc>
        <w:tc>
          <w:tcPr/>
          <w:p w:rsidR="00000000" w:rsidDel="00000000" w:rsidP="00000000" w:rsidRDefault="00000000" w:rsidRPr="00000000" w14:paraId="0000048E">
            <w:pPr>
              <w:rPr/>
            </w:pPr>
            <w:r w:rsidDel="00000000" w:rsidR="00000000" w:rsidRPr="00000000">
              <w:rPr>
                <w:rtl w:val="0"/>
              </w:rPr>
              <w:t xml:space="preserve">Report save fails.</w:t>
            </w:r>
          </w:p>
        </w:tc>
      </w:tr>
      <w:tr>
        <w:trPr>
          <w:cantSplit w:val="0"/>
          <w:trHeight w:val="257" w:hRule="atLeast"/>
          <w:tblHeader w:val="0"/>
        </w:trPr>
        <w:tc>
          <w:tcPr/>
          <w:p w:rsidR="00000000" w:rsidDel="00000000" w:rsidP="00000000" w:rsidRDefault="00000000" w:rsidRPr="00000000" w14:paraId="0000048F">
            <w:pPr>
              <w:rPr/>
            </w:pPr>
            <w:r w:rsidDel="00000000" w:rsidR="00000000" w:rsidRPr="00000000">
              <w:rPr>
                <w:rtl w:val="0"/>
              </w:rPr>
              <w:t xml:space="preserve">Post-Conditions</w:t>
            </w:r>
          </w:p>
        </w:tc>
        <w:tc>
          <w:tcPr/>
          <w:p w:rsidR="00000000" w:rsidDel="00000000" w:rsidP="00000000" w:rsidRDefault="00000000" w:rsidRPr="00000000" w14:paraId="00000490">
            <w:pPr>
              <w:rPr/>
            </w:pPr>
            <w:r w:rsidDel="00000000" w:rsidR="00000000" w:rsidRPr="00000000">
              <w:rPr>
                <w:rtl w:val="0"/>
              </w:rPr>
              <w:t xml:space="preserve">Report sent.</w:t>
            </w:r>
          </w:p>
        </w:tc>
      </w:tr>
    </w:tbl>
    <w:p w:rsidR="00000000" w:rsidDel="00000000" w:rsidP="00000000" w:rsidRDefault="00000000" w:rsidRPr="00000000" w14:paraId="00000491">
      <w:pPr>
        <w:pStyle w:val="Heading2"/>
        <w:ind w:firstLine="1495"/>
        <w:rPr>
          <w:sz w:val="24"/>
          <w:szCs w:val="24"/>
        </w:rPr>
      </w:pPr>
      <w:r w:rsidDel="00000000" w:rsidR="00000000" w:rsidRPr="00000000">
        <w:rPr>
          <w:rtl w:val="0"/>
        </w:rPr>
      </w:r>
    </w:p>
    <w:p w:rsidR="00000000" w:rsidDel="00000000" w:rsidP="00000000" w:rsidRDefault="00000000" w:rsidRPr="00000000" w14:paraId="00000492">
      <w:pPr>
        <w:pStyle w:val="Heading2"/>
        <w:ind w:left="0" w:firstLine="0"/>
        <w:jc w:val="left"/>
        <w:rPr>
          <w:b w:val="1"/>
          <w:bCs w:val="1"/>
          <w:sz w:val="24"/>
          <w:szCs w:val="24"/>
        </w:rPr>
      </w:pPr>
      <w:r w:rsidDel="00000000" w:rsidR="00000000" w:rsidRPr="00000000">
        <w:rPr>
          <w:b w:val="1"/>
          <w:bCs w:val="1"/>
          <w:sz w:val="24"/>
          <w:szCs w:val="24"/>
          <w:rtl w:val="0"/>
        </w:rPr>
        <w:t xml:space="preserve">Investor:</w:t>
      </w:r>
    </w:p>
    <w:p w:rsidR="00000000" w:rsidDel="00000000" w:rsidP="00000000" w:rsidRDefault="00000000" w:rsidRPr="00000000" w14:paraId="00000493">
      <w:pPr>
        <w:pStyle w:val="Heading2"/>
        <w:ind w:left="0" w:firstLine="0"/>
        <w:jc w:val="left"/>
        <w:rPr>
          <w:b w:val="1"/>
          <w:bCs w:val="1"/>
          <w:sz w:val="24"/>
          <w:szCs w:val="24"/>
        </w:rPr>
      </w:pPr>
      <w:r w:rsidDel="00000000" w:rsidR="00000000" w:rsidRPr="00000000">
        <w:rPr>
          <w:b w:val="1"/>
          <w:bCs w:val="1"/>
          <w:sz w:val="24"/>
          <w:szCs w:val="24"/>
          <w:rtl w:val="0"/>
        </w:rPr>
        <w:t xml:space="preserve">1 – Sign Contract</w:t>
      </w:r>
    </w:p>
    <w:tbl>
      <w:tblPr>
        <w:tblStyle w:val="Table19"/>
        <w:tblW w:w="1094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523"/>
        <w:tblGridChange w:id="0">
          <w:tblGrid>
            <w:gridCol w:w="2425"/>
            <w:gridCol w:w="8523"/>
          </w:tblGrid>
        </w:tblGridChange>
      </w:tblGrid>
      <w:tr>
        <w:trPr>
          <w:cantSplit w:val="0"/>
          <w:trHeight w:val="284" w:hRule="atLeast"/>
          <w:tblHeader w:val="0"/>
        </w:trPr>
        <w:tc>
          <w:tcPr/>
          <w:p w:rsidR="00000000" w:rsidDel="00000000" w:rsidP="00000000" w:rsidRDefault="00000000" w:rsidRPr="00000000" w14:paraId="00000494">
            <w:pPr>
              <w:rPr/>
            </w:pPr>
            <w:r w:rsidDel="00000000" w:rsidR="00000000" w:rsidRPr="00000000">
              <w:rPr>
                <w:rtl w:val="0"/>
              </w:rPr>
              <w:t xml:space="preserve">Use Case ID</w:t>
            </w:r>
          </w:p>
        </w:tc>
        <w:tc>
          <w:tcPr/>
          <w:p w:rsidR="00000000" w:rsidDel="00000000" w:rsidP="00000000" w:rsidRDefault="00000000" w:rsidRPr="00000000" w14:paraId="00000495">
            <w:pPr>
              <w:rPr/>
            </w:pPr>
            <w:r w:rsidDel="00000000" w:rsidR="00000000" w:rsidRPr="00000000">
              <w:rPr>
                <w:rtl w:val="0"/>
              </w:rPr>
              <w:t xml:space="preserve">UC-I01</w:t>
            </w:r>
          </w:p>
        </w:tc>
      </w:tr>
      <w:tr>
        <w:trPr>
          <w:cantSplit w:val="0"/>
          <w:trHeight w:val="267" w:hRule="atLeast"/>
          <w:tblHeader w:val="0"/>
        </w:trPr>
        <w:tc>
          <w:tcPr/>
          <w:p w:rsidR="00000000" w:rsidDel="00000000" w:rsidP="00000000" w:rsidRDefault="00000000" w:rsidRPr="00000000" w14:paraId="00000496">
            <w:pPr>
              <w:rPr/>
            </w:pPr>
            <w:r w:rsidDel="00000000" w:rsidR="00000000" w:rsidRPr="00000000">
              <w:rPr>
                <w:rtl w:val="0"/>
              </w:rPr>
              <w:t xml:space="preserve">Use Case Name</w:t>
            </w:r>
          </w:p>
        </w:tc>
        <w:tc>
          <w:tcPr/>
          <w:p w:rsidR="00000000" w:rsidDel="00000000" w:rsidP="00000000" w:rsidRDefault="00000000" w:rsidRPr="00000000" w14:paraId="00000497">
            <w:pPr>
              <w:rPr/>
            </w:pPr>
            <w:r w:rsidDel="00000000" w:rsidR="00000000" w:rsidRPr="00000000">
              <w:rPr>
                <w:rtl w:val="0"/>
              </w:rPr>
              <w:t xml:space="preserve">Sign Contract</w:t>
            </w:r>
          </w:p>
        </w:tc>
      </w:tr>
      <w:tr>
        <w:trPr>
          <w:cantSplit w:val="0"/>
          <w:trHeight w:val="284" w:hRule="atLeast"/>
          <w:tblHeader w:val="0"/>
        </w:trPr>
        <w:tc>
          <w:tcPr/>
          <w:p w:rsidR="00000000" w:rsidDel="00000000" w:rsidP="00000000" w:rsidRDefault="00000000" w:rsidRPr="00000000" w14:paraId="00000498">
            <w:pPr>
              <w:rPr/>
            </w:pPr>
            <w:r w:rsidDel="00000000" w:rsidR="00000000" w:rsidRPr="00000000">
              <w:rPr>
                <w:rtl w:val="0"/>
              </w:rPr>
              <w:t xml:space="preserve">Primary Actor</w:t>
            </w:r>
          </w:p>
        </w:tc>
        <w:tc>
          <w:tcPr/>
          <w:p w:rsidR="00000000" w:rsidDel="00000000" w:rsidP="00000000" w:rsidRDefault="00000000" w:rsidRPr="00000000" w14:paraId="00000499">
            <w:pPr>
              <w:rPr/>
            </w:pPr>
            <w:r w:rsidDel="00000000" w:rsidR="00000000" w:rsidRPr="00000000">
              <w:rPr>
                <w:rtl w:val="0"/>
              </w:rPr>
              <w:t xml:space="preserve">Investor</w:t>
            </w:r>
          </w:p>
        </w:tc>
      </w:tr>
      <w:tr>
        <w:trPr>
          <w:cantSplit w:val="0"/>
          <w:trHeight w:val="267" w:hRule="atLeast"/>
          <w:tblHeader w:val="0"/>
        </w:trPr>
        <w:tc>
          <w:tcPr/>
          <w:p w:rsidR="00000000" w:rsidDel="00000000" w:rsidP="00000000" w:rsidRDefault="00000000" w:rsidRPr="00000000" w14:paraId="0000049A">
            <w:pPr>
              <w:rPr/>
            </w:pPr>
            <w:r w:rsidDel="00000000" w:rsidR="00000000" w:rsidRPr="00000000">
              <w:rPr>
                <w:rtl w:val="0"/>
              </w:rPr>
              <w:t xml:space="preserve">Secondary Actor</w:t>
            </w:r>
          </w:p>
        </w:tc>
        <w:tc>
          <w:tcPr/>
          <w:p w:rsidR="00000000" w:rsidDel="00000000" w:rsidP="00000000" w:rsidRDefault="00000000" w:rsidRPr="00000000" w14:paraId="0000049B">
            <w:pPr>
              <w:rPr/>
            </w:pPr>
            <w:r w:rsidDel="00000000" w:rsidR="00000000" w:rsidRPr="00000000">
              <w:rPr>
                <w:rtl w:val="0"/>
              </w:rPr>
              <w:t xml:space="preserve">System</w:t>
            </w:r>
          </w:p>
        </w:tc>
      </w:tr>
      <w:tr>
        <w:trPr>
          <w:cantSplit w:val="0"/>
          <w:trHeight w:val="284" w:hRule="atLeast"/>
          <w:tblHeader w:val="0"/>
        </w:trPr>
        <w:tc>
          <w:tcPr/>
          <w:p w:rsidR="00000000" w:rsidDel="00000000" w:rsidP="00000000" w:rsidRDefault="00000000" w:rsidRPr="00000000" w14:paraId="0000049C">
            <w:pPr>
              <w:rPr/>
            </w:pPr>
            <w:r w:rsidDel="00000000" w:rsidR="00000000" w:rsidRPr="00000000">
              <w:rPr>
                <w:rtl w:val="0"/>
              </w:rPr>
              <w:t xml:space="preserve">Pre-Conditions</w:t>
            </w:r>
          </w:p>
        </w:tc>
        <w:tc>
          <w:tcPr/>
          <w:p w:rsidR="00000000" w:rsidDel="00000000" w:rsidP="00000000" w:rsidRDefault="00000000" w:rsidRPr="00000000" w14:paraId="0000049D">
            <w:pPr>
              <w:rPr/>
            </w:pPr>
            <w:r w:rsidDel="00000000" w:rsidR="00000000" w:rsidRPr="00000000">
              <w:rPr>
                <w:rtl w:val="0"/>
              </w:rPr>
              <w:t xml:space="preserve">Investor logged in.</w:t>
            </w:r>
          </w:p>
        </w:tc>
      </w:tr>
      <w:tr>
        <w:trPr>
          <w:cantSplit w:val="0"/>
          <w:trHeight w:val="836" w:hRule="atLeast"/>
          <w:tblHeader w:val="0"/>
        </w:trPr>
        <w:tc>
          <w:tcPr/>
          <w:p w:rsidR="00000000" w:rsidDel="00000000" w:rsidP="00000000" w:rsidRDefault="00000000" w:rsidRPr="00000000" w14:paraId="0000049E">
            <w:pPr>
              <w:rPr/>
            </w:pPr>
            <w:r w:rsidDel="00000000" w:rsidR="00000000" w:rsidRPr="00000000">
              <w:rPr>
                <w:rtl w:val="0"/>
              </w:rPr>
              <w:t xml:space="preserve">Main Flow</w:t>
            </w:r>
          </w:p>
        </w:tc>
        <w:tc>
          <w:tcPr/>
          <w:p w:rsidR="00000000" w:rsidDel="00000000" w:rsidP="00000000" w:rsidRDefault="00000000" w:rsidRPr="00000000" w14:paraId="0000049F">
            <w:pPr>
              <w:rPr/>
            </w:pPr>
            <w:r w:rsidDel="00000000" w:rsidR="00000000" w:rsidRPr="00000000">
              <w:rPr>
                <w:rtl w:val="0"/>
              </w:rPr>
              <w:t xml:space="preserve">1. Investor reviews contract.</w:t>
              <w:br w:type="textWrapping"/>
              <w:t xml:space="preserve">2. Investor signs digitally.</w:t>
              <w:br w:type="textWrapping"/>
              <w:t xml:space="preserve">3. System records signature.</w:t>
            </w:r>
          </w:p>
        </w:tc>
      </w:tr>
      <w:tr>
        <w:trPr>
          <w:cantSplit w:val="0"/>
          <w:trHeight w:val="267" w:hRule="atLeast"/>
          <w:tblHeader w:val="0"/>
        </w:trPr>
        <w:tc>
          <w:tcPr/>
          <w:p w:rsidR="00000000" w:rsidDel="00000000" w:rsidP="00000000" w:rsidRDefault="00000000" w:rsidRPr="00000000" w14:paraId="000004A0">
            <w:pPr>
              <w:rPr/>
            </w:pPr>
            <w:r w:rsidDel="00000000" w:rsidR="00000000" w:rsidRPr="00000000">
              <w:rPr>
                <w:rtl w:val="0"/>
              </w:rPr>
              <w:t xml:space="preserve">Alternative Flow</w:t>
            </w:r>
          </w:p>
        </w:tc>
        <w:tc>
          <w:tcPr/>
          <w:p w:rsidR="00000000" w:rsidDel="00000000" w:rsidP="00000000" w:rsidRDefault="00000000" w:rsidRPr="00000000" w14:paraId="000004A1">
            <w:pPr>
              <w:rPr/>
            </w:pPr>
            <w:r w:rsidDel="00000000" w:rsidR="00000000" w:rsidRPr="00000000">
              <w:rPr>
                <w:rtl w:val="0"/>
              </w:rPr>
              <w:t xml:space="preserve">Investor declines contract.</w:t>
            </w:r>
          </w:p>
        </w:tc>
      </w:tr>
      <w:tr>
        <w:trPr>
          <w:cantSplit w:val="0"/>
          <w:trHeight w:val="284" w:hRule="atLeast"/>
          <w:tblHeader w:val="0"/>
        </w:trPr>
        <w:tc>
          <w:tcPr/>
          <w:p w:rsidR="00000000" w:rsidDel="00000000" w:rsidP="00000000" w:rsidRDefault="00000000" w:rsidRPr="00000000" w14:paraId="000004A2">
            <w:pPr>
              <w:rPr/>
            </w:pPr>
            <w:r w:rsidDel="00000000" w:rsidR="00000000" w:rsidRPr="00000000">
              <w:rPr>
                <w:rtl w:val="0"/>
              </w:rPr>
              <w:t xml:space="preserve">Exception Flow</w:t>
            </w:r>
          </w:p>
        </w:tc>
        <w:tc>
          <w:tcPr/>
          <w:p w:rsidR="00000000" w:rsidDel="00000000" w:rsidP="00000000" w:rsidRDefault="00000000" w:rsidRPr="00000000" w14:paraId="000004A3">
            <w:pPr>
              <w:rPr/>
            </w:pPr>
            <w:r w:rsidDel="00000000" w:rsidR="00000000" w:rsidRPr="00000000">
              <w:rPr>
                <w:rtl w:val="0"/>
              </w:rPr>
              <w:t xml:space="preserve">Signing fails.</w:t>
            </w:r>
          </w:p>
        </w:tc>
      </w:tr>
      <w:tr>
        <w:trPr>
          <w:cantSplit w:val="0"/>
          <w:trHeight w:val="267" w:hRule="atLeast"/>
          <w:tblHeader w:val="0"/>
        </w:trPr>
        <w:tc>
          <w:tcPr/>
          <w:p w:rsidR="00000000" w:rsidDel="00000000" w:rsidP="00000000" w:rsidRDefault="00000000" w:rsidRPr="00000000" w14:paraId="000004A4">
            <w:pPr>
              <w:rPr/>
            </w:pPr>
            <w:r w:rsidDel="00000000" w:rsidR="00000000" w:rsidRPr="00000000">
              <w:rPr>
                <w:rtl w:val="0"/>
              </w:rPr>
              <w:t xml:space="preserve">Post-Conditions</w:t>
            </w:r>
          </w:p>
        </w:tc>
        <w:tc>
          <w:tcPr/>
          <w:p w:rsidR="00000000" w:rsidDel="00000000" w:rsidP="00000000" w:rsidRDefault="00000000" w:rsidRPr="00000000" w14:paraId="000004A5">
            <w:pPr>
              <w:rPr/>
            </w:pPr>
            <w:r w:rsidDel="00000000" w:rsidR="00000000" w:rsidRPr="00000000">
              <w:rPr>
                <w:rtl w:val="0"/>
              </w:rPr>
              <w:t xml:space="preserve">Contract signed.</w:t>
            </w:r>
          </w:p>
        </w:tc>
      </w:tr>
    </w:tbl>
    <w:p w:rsidR="00000000" w:rsidDel="00000000" w:rsidP="00000000" w:rsidRDefault="00000000" w:rsidRPr="00000000" w14:paraId="000004A6">
      <w:pPr>
        <w:pStyle w:val="Heading2"/>
        <w:ind w:left="0" w:firstLine="0"/>
        <w:jc w:val="left"/>
        <w:rPr>
          <w:b w:val="1"/>
          <w:bCs w:val="1"/>
          <w:sz w:val="24"/>
          <w:szCs w:val="24"/>
        </w:rPr>
      </w:pPr>
      <w:r w:rsidDel="00000000" w:rsidR="00000000" w:rsidRPr="00000000">
        <w:rPr>
          <w:b w:val="1"/>
          <w:bCs w:val="1"/>
          <w:sz w:val="24"/>
          <w:szCs w:val="24"/>
          <w:rtl w:val="0"/>
        </w:rPr>
        <w:t xml:space="preserve">2 – Make Payment</w:t>
      </w:r>
    </w:p>
    <w:tbl>
      <w:tblPr>
        <w:tblStyle w:val="Table20"/>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35"/>
        <w:gridCol w:w="8583"/>
        <w:tblGridChange w:id="0">
          <w:tblGrid>
            <w:gridCol w:w="2335"/>
            <w:gridCol w:w="8583"/>
          </w:tblGrid>
        </w:tblGridChange>
      </w:tblGrid>
      <w:tr>
        <w:trPr>
          <w:cantSplit w:val="0"/>
          <w:trHeight w:val="272" w:hRule="atLeast"/>
          <w:tblHeader w:val="0"/>
        </w:trPr>
        <w:tc>
          <w:tcPr/>
          <w:p w:rsidR="00000000" w:rsidDel="00000000" w:rsidP="00000000" w:rsidRDefault="00000000" w:rsidRPr="00000000" w14:paraId="000004A7">
            <w:pPr>
              <w:rPr/>
            </w:pPr>
            <w:r w:rsidDel="00000000" w:rsidR="00000000" w:rsidRPr="00000000">
              <w:rPr>
                <w:rtl w:val="0"/>
              </w:rPr>
              <w:t xml:space="preserve">Use Case ID</w:t>
            </w:r>
          </w:p>
        </w:tc>
        <w:tc>
          <w:tcPr/>
          <w:p w:rsidR="00000000" w:rsidDel="00000000" w:rsidP="00000000" w:rsidRDefault="00000000" w:rsidRPr="00000000" w14:paraId="000004A8">
            <w:pPr>
              <w:rPr/>
            </w:pPr>
            <w:r w:rsidDel="00000000" w:rsidR="00000000" w:rsidRPr="00000000">
              <w:rPr>
                <w:rtl w:val="0"/>
              </w:rPr>
              <w:t xml:space="preserve">UC-I02</w:t>
            </w:r>
          </w:p>
        </w:tc>
      </w:tr>
      <w:tr>
        <w:trPr>
          <w:cantSplit w:val="0"/>
          <w:trHeight w:val="256" w:hRule="atLeast"/>
          <w:tblHeader w:val="0"/>
        </w:trPr>
        <w:tc>
          <w:tcPr/>
          <w:p w:rsidR="00000000" w:rsidDel="00000000" w:rsidP="00000000" w:rsidRDefault="00000000" w:rsidRPr="00000000" w14:paraId="000004A9">
            <w:pPr>
              <w:rPr/>
            </w:pPr>
            <w:r w:rsidDel="00000000" w:rsidR="00000000" w:rsidRPr="00000000">
              <w:rPr>
                <w:rtl w:val="0"/>
              </w:rPr>
              <w:t xml:space="preserve">Use Case Name</w:t>
            </w:r>
          </w:p>
        </w:tc>
        <w:tc>
          <w:tcPr/>
          <w:p w:rsidR="00000000" w:rsidDel="00000000" w:rsidP="00000000" w:rsidRDefault="00000000" w:rsidRPr="00000000" w14:paraId="000004AA">
            <w:pPr>
              <w:rPr/>
            </w:pPr>
            <w:r w:rsidDel="00000000" w:rsidR="00000000" w:rsidRPr="00000000">
              <w:rPr>
                <w:rtl w:val="0"/>
              </w:rPr>
              <w:t xml:space="preserve">Make Payment</w:t>
            </w:r>
          </w:p>
        </w:tc>
      </w:tr>
      <w:tr>
        <w:trPr>
          <w:cantSplit w:val="0"/>
          <w:trHeight w:val="272" w:hRule="atLeast"/>
          <w:tblHeader w:val="0"/>
        </w:trPr>
        <w:tc>
          <w:tcPr/>
          <w:p w:rsidR="00000000" w:rsidDel="00000000" w:rsidP="00000000" w:rsidRDefault="00000000" w:rsidRPr="00000000" w14:paraId="000004AB">
            <w:pPr>
              <w:rPr/>
            </w:pPr>
            <w:r w:rsidDel="00000000" w:rsidR="00000000" w:rsidRPr="00000000">
              <w:rPr>
                <w:rtl w:val="0"/>
              </w:rPr>
              <w:t xml:space="preserve">Primary Actor</w:t>
            </w:r>
          </w:p>
        </w:tc>
        <w:tc>
          <w:tcPr/>
          <w:p w:rsidR="00000000" w:rsidDel="00000000" w:rsidP="00000000" w:rsidRDefault="00000000" w:rsidRPr="00000000" w14:paraId="000004AC">
            <w:pPr>
              <w:rPr/>
            </w:pPr>
            <w:r w:rsidDel="00000000" w:rsidR="00000000" w:rsidRPr="00000000">
              <w:rPr>
                <w:rtl w:val="0"/>
              </w:rPr>
              <w:t xml:space="preserve">Investor</w:t>
            </w:r>
          </w:p>
        </w:tc>
      </w:tr>
      <w:tr>
        <w:trPr>
          <w:cantSplit w:val="0"/>
          <w:trHeight w:val="256" w:hRule="atLeast"/>
          <w:tblHeader w:val="0"/>
        </w:trPr>
        <w:tc>
          <w:tcPr/>
          <w:p w:rsidR="00000000" w:rsidDel="00000000" w:rsidP="00000000" w:rsidRDefault="00000000" w:rsidRPr="00000000" w14:paraId="000004AD">
            <w:pPr>
              <w:rPr/>
            </w:pPr>
            <w:r w:rsidDel="00000000" w:rsidR="00000000" w:rsidRPr="00000000">
              <w:rPr>
                <w:rtl w:val="0"/>
              </w:rPr>
              <w:t xml:space="preserve">Secondary Actor</w:t>
            </w:r>
          </w:p>
        </w:tc>
        <w:tc>
          <w:tcPr/>
          <w:p w:rsidR="00000000" w:rsidDel="00000000" w:rsidP="00000000" w:rsidRDefault="00000000" w:rsidRPr="00000000" w14:paraId="000004AE">
            <w:pPr>
              <w:rPr/>
            </w:pPr>
            <w:r w:rsidDel="00000000" w:rsidR="00000000" w:rsidRPr="00000000">
              <w:rPr>
                <w:rtl w:val="0"/>
              </w:rPr>
              <w:t xml:space="preserve">Payment Gateway</w:t>
            </w:r>
          </w:p>
        </w:tc>
      </w:tr>
      <w:tr>
        <w:trPr>
          <w:cantSplit w:val="0"/>
          <w:trHeight w:val="272" w:hRule="atLeast"/>
          <w:tblHeader w:val="0"/>
        </w:trPr>
        <w:tc>
          <w:tcPr/>
          <w:p w:rsidR="00000000" w:rsidDel="00000000" w:rsidP="00000000" w:rsidRDefault="00000000" w:rsidRPr="00000000" w14:paraId="000004AF">
            <w:pPr>
              <w:rPr/>
            </w:pPr>
            <w:r w:rsidDel="00000000" w:rsidR="00000000" w:rsidRPr="00000000">
              <w:rPr>
                <w:rtl w:val="0"/>
              </w:rPr>
              <w:t xml:space="preserve">Pre-Conditions</w:t>
            </w:r>
          </w:p>
        </w:tc>
        <w:tc>
          <w:tcPr/>
          <w:p w:rsidR="00000000" w:rsidDel="00000000" w:rsidP="00000000" w:rsidRDefault="00000000" w:rsidRPr="00000000" w14:paraId="000004B0">
            <w:pPr>
              <w:rPr/>
            </w:pPr>
            <w:r w:rsidDel="00000000" w:rsidR="00000000" w:rsidRPr="00000000">
              <w:rPr>
                <w:rtl w:val="0"/>
              </w:rPr>
              <w:t xml:space="preserve">Contract signed.</w:t>
            </w:r>
          </w:p>
        </w:tc>
      </w:tr>
      <w:tr>
        <w:trPr>
          <w:cantSplit w:val="0"/>
          <w:trHeight w:val="801" w:hRule="atLeast"/>
          <w:tblHeader w:val="0"/>
        </w:trPr>
        <w:tc>
          <w:tcPr/>
          <w:p w:rsidR="00000000" w:rsidDel="00000000" w:rsidP="00000000" w:rsidRDefault="00000000" w:rsidRPr="00000000" w14:paraId="000004B1">
            <w:pPr>
              <w:rPr/>
            </w:pPr>
            <w:r w:rsidDel="00000000" w:rsidR="00000000" w:rsidRPr="00000000">
              <w:rPr>
                <w:rtl w:val="0"/>
              </w:rPr>
              <w:t xml:space="preserve">Main Flow</w:t>
            </w:r>
          </w:p>
        </w:tc>
        <w:tc>
          <w:tcPr/>
          <w:p w:rsidR="00000000" w:rsidDel="00000000" w:rsidP="00000000" w:rsidRDefault="00000000" w:rsidRPr="00000000" w14:paraId="000004B2">
            <w:pPr>
              <w:rPr/>
            </w:pPr>
            <w:r w:rsidDel="00000000" w:rsidR="00000000" w:rsidRPr="00000000">
              <w:rPr>
                <w:rtl w:val="0"/>
              </w:rPr>
              <w:t xml:space="preserve">1. Investor enters payment info.</w:t>
              <w:br w:type="textWrapping"/>
              <w:t xml:space="preserve">2. Gateway processes payment.</w:t>
              <w:br w:type="textWrapping"/>
              <w:t xml:space="preserve">3. System receives confirmation.</w:t>
            </w:r>
          </w:p>
        </w:tc>
      </w:tr>
      <w:tr>
        <w:trPr>
          <w:cantSplit w:val="0"/>
          <w:trHeight w:val="256" w:hRule="atLeast"/>
          <w:tblHeader w:val="0"/>
        </w:trPr>
        <w:tc>
          <w:tcPr/>
          <w:p w:rsidR="00000000" w:rsidDel="00000000" w:rsidP="00000000" w:rsidRDefault="00000000" w:rsidRPr="00000000" w14:paraId="000004B3">
            <w:pPr>
              <w:rPr/>
            </w:pPr>
            <w:r w:rsidDel="00000000" w:rsidR="00000000" w:rsidRPr="00000000">
              <w:rPr>
                <w:rtl w:val="0"/>
              </w:rPr>
              <w:t xml:space="preserve">Alternative Flow</w:t>
            </w:r>
          </w:p>
        </w:tc>
        <w:tc>
          <w:tcPr/>
          <w:p w:rsidR="00000000" w:rsidDel="00000000" w:rsidP="00000000" w:rsidRDefault="00000000" w:rsidRPr="00000000" w14:paraId="000004B4">
            <w:pPr>
              <w:rPr/>
            </w:pPr>
            <w:r w:rsidDel="00000000" w:rsidR="00000000" w:rsidRPr="00000000">
              <w:rPr>
                <w:rtl w:val="0"/>
              </w:rPr>
              <w:t xml:space="preserve">Payment rejected.</w:t>
            </w:r>
          </w:p>
        </w:tc>
      </w:tr>
      <w:tr>
        <w:trPr>
          <w:cantSplit w:val="0"/>
          <w:trHeight w:val="272" w:hRule="atLeast"/>
          <w:tblHeader w:val="0"/>
        </w:trPr>
        <w:tc>
          <w:tcPr/>
          <w:p w:rsidR="00000000" w:rsidDel="00000000" w:rsidP="00000000" w:rsidRDefault="00000000" w:rsidRPr="00000000" w14:paraId="000004B5">
            <w:pPr>
              <w:rPr/>
            </w:pPr>
            <w:r w:rsidDel="00000000" w:rsidR="00000000" w:rsidRPr="00000000">
              <w:rPr>
                <w:rtl w:val="0"/>
              </w:rPr>
              <w:t xml:space="preserve">Exception Flow</w:t>
            </w:r>
          </w:p>
        </w:tc>
        <w:tc>
          <w:tcPr/>
          <w:p w:rsidR="00000000" w:rsidDel="00000000" w:rsidP="00000000" w:rsidRDefault="00000000" w:rsidRPr="00000000" w14:paraId="000004B6">
            <w:pPr>
              <w:rPr/>
            </w:pPr>
            <w:r w:rsidDel="00000000" w:rsidR="00000000" w:rsidRPr="00000000">
              <w:rPr>
                <w:rtl w:val="0"/>
              </w:rPr>
              <w:t xml:space="preserve">Gateway unavailable.</w:t>
            </w:r>
          </w:p>
        </w:tc>
      </w:tr>
      <w:tr>
        <w:trPr>
          <w:cantSplit w:val="0"/>
          <w:trHeight w:val="256" w:hRule="atLeast"/>
          <w:tblHeader w:val="0"/>
        </w:trPr>
        <w:tc>
          <w:tcPr/>
          <w:p w:rsidR="00000000" w:rsidDel="00000000" w:rsidP="00000000" w:rsidRDefault="00000000" w:rsidRPr="00000000" w14:paraId="000004B7">
            <w:pPr>
              <w:rPr/>
            </w:pPr>
            <w:r w:rsidDel="00000000" w:rsidR="00000000" w:rsidRPr="00000000">
              <w:rPr>
                <w:rtl w:val="0"/>
              </w:rPr>
              <w:t xml:space="preserve">Post-Conditions</w:t>
            </w:r>
          </w:p>
        </w:tc>
        <w:tc>
          <w:tcPr/>
          <w:p w:rsidR="00000000" w:rsidDel="00000000" w:rsidP="00000000" w:rsidRDefault="00000000" w:rsidRPr="00000000" w14:paraId="000004B8">
            <w:pPr>
              <w:rPr/>
            </w:pPr>
            <w:r w:rsidDel="00000000" w:rsidR="00000000" w:rsidRPr="00000000">
              <w:rPr>
                <w:rtl w:val="0"/>
              </w:rPr>
              <w:t xml:space="preserve">Payment completed.</w:t>
            </w:r>
          </w:p>
        </w:tc>
      </w:tr>
    </w:tbl>
    <w:p w:rsidR="00000000" w:rsidDel="00000000" w:rsidP="00000000" w:rsidRDefault="00000000" w:rsidRPr="00000000" w14:paraId="000004B9">
      <w:pPr>
        <w:pStyle w:val="Heading2"/>
        <w:ind w:left="0" w:firstLine="0"/>
        <w:jc w:val="left"/>
        <w:rPr>
          <w:b w:val="1"/>
          <w:bCs w:val="1"/>
          <w:sz w:val="24"/>
          <w:szCs w:val="24"/>
        </w:rPr>
      </w:pPr>
      <w:r w:rsidDel="00000000" w:rsidR="00000000" w:rsidRPr="00000000">
        <w:rPr>
          <w:b w:val="1"/>
          <w:bCs w:val="1"/>
          <w:sz w:val="24"/>
          <w:szCs w:val="24"/>
          <w:rtl w:val="0"/>
        </w:rPr>
        <w:t xml:space="preserve">3 – Receive Distribution Report</w:t>
      </w:r>
    </w:p>
    <w:tbl>
      <w:tblPr>
        <w:tblStyle w:val="Table21"/>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35"/>
        <w:gridCol w:w="8553"/>
        <w:tblGridChange w:id="0">
          <w:tblGrid>
            <w:gridCol w:w="2335"/>
            <w:gridCol w:w="8553"/>
          </w:tblGrid>
        </w:tblGridChange>
      </w:tblGrid>
      <w:tr>
        <w:trPr>
          <w:cantSplit w:val="0"/>
          <w:trHeight w:val="269" w:hRule="atLeast"/>
          <w:tblHeader w:val="0"/>
        </w:trPr>
        <w:tc>
          <w:tcPr/>
          <w:p w:rsidR="00000000" w:rsidDel="00000000" w:rsidP="00000000" w:rsidRDefault="00000000" w:rsidRPr="00000000" w14:paraId="000004BA">
            <w:pPr>
              <w:rPr/>
            </w:pPr>
            <w:r w:rsidDel="00000000" w:rsidR="00000000" w:rsidRPr="00000000">
              <w:rPr>
                <w:rtl w:val="0"/>
              </w:rPr>
              <w:t xml:space="preserve">Use Case ID</w:t>
            </w:r>
          </w:p>
        </w:tc>
        <w:tc>
          <w:tcPr/>
          <w:p w:rsidR="00000000" w:rsidDel="00000000" w:rsidP="00000000" w:rsidRDefault="00000000" w:rsidRPr="00000000" w14:paraId="000004BB">
            <w:pPr>
              <w:rPr/>
            </w:pPr>
            <w:r w:rsidDel="00000000" w:rsidR="00000000" w:rsidRPr="00000000">
              <w:rPr>
                <w:rtl w:val="0"/>
              </w:rPr>
              <w:t xml:space="preserve">UC-I03</w:t>
            </w:r>
          </w:p>
        </w:tc>
      </w:tr>
      <w:tr>
        <w:trPr>
          <w:cantSplit w:val="0"/>
          <w:trHeight w:val="253" w:hRule="atLeast"/>
          <w:tblHeader w:val="0"/>
        </w:trPr>
        <w:tc>
          <w:tcPr/>
          <w:p w:rsidR="00000000" w:rsidDel="00000000" w:rsidP="00000000" w:rsidRDefault="00000000" w:rsidRPr="00000000" w14:paraId="000004BC">
            <w:pPr>
              <w:rPr/>
            </w:pPr>
            <w:r w:rsidDel="00000000" w:rsidR="00000000" w:rsidRPr="00000000">
              <w:rPr>
                <w:rtl w:val="0"/>
              </w:rPr>
              <w:t xml:space="preserve">Use Case Name</w:t>
            </w:r>
          </w:p>
        </w:tc>
        <w:tc>
          <w:tcPr/>
          <w:p w:rsidR="00000000" w:rsidDel="00000000" w:rsidP="00000000" w:rsidRDefault="00000000" w:rsidRPr="00000000" w14:paraId="000004BD">
            <w:pPr>
              <w:rPr/>
            </w:pPr>
            <w:r w:rsidDel="00000000" w:rsidR="00000000" w:rsidRPr="00000000">
              <w:rPr>
                <w:rtl w:val="0"/>
              </w:rPr>
              <w:t xml:space="preserve">Receive Distribution Report</w:t>
            </w:r>
          </w:p>
        </w:tc>
      </w:tr>
      <w:tr>
        <w:trPr>
          <w:cantSplit w:val="0"/>
          <w:trHeight w:val="269" w:hRule="atLeast"/>
          <w:tblHeader w:val="0"/>
        </w:trPr>
        <w:tc>
          <w:tcPr/>
          <w:p w:rsidR="00000000" w:rsidDel="00000000" w:rsidP="00000000" w:rsidRDefault="00000000" w:rsidRPr="00000000" w14:paraId="000004BE">
            <w:pPr>
              <w:rPr/>
            </w:pPr>
            <w:r w:rsidDel="00000000" w:rsidR="00000000" w:rsidRPr="00000000">
              <w:rPr>
                <w:rtl w:val="0"/>
              </w:rPr>
              <w:t xml:space="preserve">Primary Actor</w:t>
            </w:r>
          </w:p>
        </w:tc>
        <w:tc>
          <w:tcPr/>
          <w:p w:rsidR="00000000" w:rsidDel="00000000" w:rsidP="00000000" w:rsidRDefault="00000000" w:rsidRPr="00000000" w14:paraId="000004BF">
            <w:pPr>
              <w:rPr/>
            </w:pPr>
            <w:r w:rsidDel="00000000" w:rsidR="00000000" w:rsidRPr="00000000">
              <w:rPr>
                <w:rtl w:val="0"/>
              </w:rPr>
              <w:t xml:space="preserve">Investor</w:t>
            </w:r>
          </w:p>
        </w:tc>
      </w:tr>
      <w:tr>
        <w:trPr>
          <w:cantSplit w:val="0"/>
          <w:trHeight w:val="253" w:hRule="atLeast"/>
          <w:tblHeader w:val="0"/>
        </w:trPr>
        <w:tc>
          <w:tcPr/>
          <w:p w:rsidR="00000000" w:rsidDel="00000000" w:rsidP="00000000" w:rsidRDefault="00000000" w:rsidRPr="00000000" w14:paraId="000004C0">
            <w:pPr>
              <w:rPr/>
            </w:pPr>
            <w:r w:rsidDel="00000000" w:rsidR="00000000" w:rsidRPr="00000000">
              <w:rPr>
                <w:rtl w:val="0"/>
              </w:rPr>
              <w:t xml:space="preserve">Secondary Actor</w:t>
            </w:r>
          </w:p>
        </w:tc>
        <w:tc>
          <w:tcPr/>
          <w:p w:rsidR="00000000" w:rsidDel="00000000" w:rsidP="00000000" w:rsidRDefault="00000000" w:rsidRPr="00000000" w14:paraId="000004C1">
            <w:pPr>
              <w:rPr/>
            </w:pPr>
            <w:r w:rsidDel="00000000" w:rsidR="00000000" w:rsidRPr="00000000">
              <w:rPr>
                <w:rtl w:val="0"/>
              </w:rPr>
              <w:t xml:space="preserve">Admin</w:t>
            </w:r>
          </w:p>
        </w:tc>
      </w:tr>
      <w:tr>
        <w:trPr>
          <w:cantSplit w:val="0"/>
          <w:trHeight w:val="269" w:hRule="atLeast"/>
          <w:tblHeader w:val="0"/>
        </w:trPr>
        <w:tc>
          <w:tcPr/>
          <w:p w:rsidR="00000000" w:rsidDel="00000000" w:rsidP="00000000" w:rsidRDefault="00000000" w:rsidRPr="00000000" w14:paraId="000004C2">
            <w:pPr>
              <w:rPr/>
            </w:pPr>
            <w:r w:rsidDel="00000000" w:rsidR="00000000" w:rsidRPr="00000000">
              <w:rPr>
                <w:rtl w:val="0"/>
              </w:rPr>
              <w:t xml:space="preserve">Pre-Conditions</w:t>
            </w:r>
          </w:p>
        </w:tc>
        <w:tc>
          <w:tcPr/>
          <w:p w:rsidR="00000000" w:rsidDel="00000000" w:rsidP="00000000" w:rsidRDefault="00000000" w:rsidRPr="00000000" w14:paraId="000004C3">
            <w:pPr>
              <w:rPr/>
            </w:pPr>
            <w:r w:rsidDel="00000000" w:rsidR="00000000" w:rsidRPr="00000000">
              <w:rPr>
                <w:rtl w:val="0"/>
              </w:rPr>
              <w:t xml:space="preserve">Investment completed.</w:t>
            </w:r>
          </w:p>
        </w:tc>
      </w:tr>
      <w:tr>
        <w:trPr>
          <w:cantSplit w:val="0"/>
          <w:trHeight w:val="523" w:hRule="atLeast"/>
          <w:tblHeader w:val="0"/>
        </w:trPr>
        <w:tc>
          <w:tcPr/>
          <w:p w:rsidR="00000000" w:rsidDel="00000000" w:rsidP="00000000" w:rsidRDefault="00000000" w:rsidRPr="00000000" w14:paraId="000004C4">
            <w:pPr>
              <w:rPr/>
            </w:pPr>
            <w:r w:rsidDel="00000000" w:rsidR="00000000" w:rsidRPr="00000000">
              <w:rPr>
                <w:rtl w:val="0"/>
              </w:rPr>
              <w:t xml:space="preserve">Main Flow</w:t>
            </w:r>
          </w:p>
        </w:tc>
        <w:tc>
          <w:tcPr/>
          <w:p w:rsidR="00000000" w:rsidDel="00000000" w:rsidP="00000000" w:rsidRDefault="00000000" w:rsidRPr="00000000" w14:paraId="000004C5">
            <w:pPr>
              <w:rPr/>
            </w:pPr>
            <w:r w:rsidDel="00000000" w:rsidR="00000000" w:rsidRPr="00000000">
              <w:rPr>
                <w:rtl w:val="0"/>
              </w:rPr>
              <w:t xml:space="preserve">1. System sends report.</w:t>
              <w:br w:type="textWrapping"/>
              <w:t xml:space="preserve">2. Investor reviews report.</w:t>
            </w:r>
          </w:p>
        </w:tc>
      </w:tr>
      <w:tr>
        <w:trPr>
          <w:cantSplit w:val="0"/>
          <w:trHeight w:val="269" w:hRule="atLeast"/>
          <w:tblHeader w:val="0"/>
        </w:trPr>
        <w:tc>
          <w:tcPr/>
          <w:p w:rsidR="00000000" w:rsidDel="00000000" w:rsidP="00000000" w:rsidRDefault="00000000" w:rsidRPr="00000000" w14:paraId="000004C6">
            <w:pPr>
              <w:rPr/>
            </w:pPr>
            <w:r w:rsidDel="00000000" w:rsidR="00000000" w:rsidRPr="00000000">
              <w:rPr>
                <w:rtl w:val="0"/>
              </w:rPr>
              <w:t xml:space="preserve">Alternative Flow</w:t>
            </w:r>
          </w:p>
        </w:tc>
        <w:tc>
          <w:tcPr/>
          <w:p w:rsidR="00000000" w:rsidDel="00000000" w:rsidP="00000000" w:rsidRDefault="00000000" w:rsidRPr="00000000" w14:paraId="000004C7">
            <w:pPr>
              <w:rPr/>
            </w:pPr>
            <w:r w:rsidDel="00000000" w:rsidR="00000000" w:rsidRPr="00000000">
              <w:rPr>
                <w:rtl w:val="0"/>
              </w:rPr>
              <w:t xml:space="preserve">None.</w:t>
            </w:r>
          </w:p>
        </w:tc>
      </w:tr>
      <w:tr>
        <w:trPr>
          <w:cantSplit w:val="0"/>
          <w:trHeight w:val="253" w:hRule="atLeast"/>
          <w:tblHeader w:val="0"/>
        </w:trPr>
        <w:tc>
          <w:tcPr/>
          <w:p w:rsidR="00000000" w:rsidDel="00000000" w:rsidP="00000000" w:rsidRDefault="00000000" w:rsidRPr="00000000" w14:paraId="000004C8">
            <w:pPr>
              <w:rPr/>
            </w:pPr>
            <w:r w:rsidDel="00000000" w:rsidR="00000000" w:rsidRPr="00000000">
              <w:rPr>
                <w:rtl w:val="0"/>
              </w:rPr>
              <w:t xml:space="preserve">Exception Flow</w:t>
            </w:r>
          </w:p>
        </w:tc>
        <w:tc>
          <w:tcPr/>
          <w:p w:rsidR="00000000" w:rsidDel="00000000" w:rsidP="00000000" w:rsidRDefault="00000000" w:rsidRPr="00000000" w14:paraId="000004C9">
            <w:pPr>
              <w:rPr/>
            </w:pPr>
            <w:r w:rsidDel="00000000" w:rsidR="00000000" w:rsidRPr="00000000">
              <w:rPr>
                <w:rtl w:val="0"/>
              </w:rPr>
              <w:t xml:space="preserve">Report unavailable.</w:t>
            </w:r>
          </w:p>
        </w:tc>
      </w:tr>
      <w:tr>
        <w:trPr>
          <w:cantSplit w:val="0"/>
          <w:trHeight w:val="253" w:hRule="atLeast"/>
          <w:tblHeader w:val="0"/>
        </w:trPr>
        <w:tc>
          <w:tcPr/>
          <w:p w:rsidR="00000000" w:rsidDel="00000000" w:rsidP="00000000" w:rsidRDefault="00000000" w:rsidRPr="00000000" w14:paraId="000004CA">
            <w:pPr>
              <w:rPr/>
            </w:pPr>
            <w:r w:rsidDel="00000000" w:rsidR="00000000" w:rsidRPr="00000000">
              <w:rPr>
                <w:rtl w:val="0"/>
              </w:rPr>
              <w:t xml:space="preserve">Post-Conditions</w:t>
            </w:r>
          </w:p>
        </w:tc>
        <w:tc>
          <w:tcPr/>
          <w:p w:rsidR="00000000" w:rsidDel="00000000" w:rsidP="00000000" w:rsidRDefault="00000000" w:rsidRPr="00000000" w14:paraId="000004CB">
            <w:pPr>
              <w:rPr/>
            </w:pPr>
            <w:r w:rsidDel="00000000" w:rsidR="00000000" w:rsidRPr="00000000">
              <w:rPr>
                <w:rtl w:val="0"/>
              </w:rPr>
              <w:t xml:space="preserve">Report received.</w:t>
            </w:r>
          </w:p>
        </w:tc>
      </w:tr>
    </w:tbl>
    <w:p w:rsidR="00000000" w:rsidDel="00000000" w:rsidP="00000000" w:rsidRDefault="00000000" w:rsidRPr="00000000" w14:paraId="000004CC">
      <w:pPr>
        <w:pStyle w:val="Heading2"/>
        <w:ind w:left="0" w:firstLine="0"/>
        <w:jc w:val="left"/>
        <w:rPr>
          <w:b w:val="1"/>
          <w:bCs w:val="1"/>
          <w:sz w:val="24"/>
          <w:szCs w:val="24"/>
        </w:rPr>
      </w:pPr>
      <w:r w:rsidDel="00000000" w:rsidR="00000000" w:rsidRPr="00000000">
        <w:rPr>
          <w:b w:val="1"/>
          <w:bCs w:val="1"/>
          <w:sz w:val="24"/>
          <w:szCs w:val="24"/>
          <w:rtl w:val="0"/>
        </w:rPr>
        <w:t xml:space="preserve">4 – Rate Investment</w:t>
      </w:r>
    </w:p>
    <w:tbl>
      <w:tblPr>
        <w:tblStyle w:val="Table22"/>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35"/>
        <w:gridCol w:w="8553"/>
        <w:tblGridChange w:id="0">
          <w:tblGrid>
            <w:gridCol w:w="2335"/>
            <w:gridCol w:w="8553"/>
          </w:tblGrid>
        </w:tblGridChange>
      </w:tblGrid>
      <w:tr>
        <w:trPr>
          <w:cantSplit w:val="0"/>
          <w:trHeight w:val="279" w:hRule="atLeast"/>
          <w:tblHeader w:val="0"/>
        </w:trPr>
        <w:tc>
          <w:tcPr/>
          <w:p w:rsidR="00000000" w:rsidDel="00000000" w:rsidP="00000000" w:rsidRDefault="00000000" w:rsidRPr="00000000" w14:paraId="000004CD">
            <w:pPr>
              <w:rPr/>
            </w:pPr>
            <w:r w:rsidDel="00000000" w:rsidR="00000000" w:rsidRPr="00000000">
              <w:rPr>
                <w:rtl w:val="0"/>
              </w:rPr>
              <w:t xml:space="preserve">Use Case ID</w:t>
            </w:r>
          </w:p>
        </w:tc>
        <w:tc>
          <w:tcPr/>
          <w:p w:rsidR="00000000" w:rsidDel="00000000" w:rsidP="00000000" w:rsidRDefault="00000000" w:rsidRPr="00000000" w14:paraId="000004CE">
            <w:pPr>
              <w:rPr/>
            </w:pPr>
            <w:r w:rsidDel="00000000" w:rsidR="00000000" w:rsidRPr="00000000">
              <w:rPr>
                <w:rtl w:val="0"/>
              </w:rPr>
              <w:t xml:space="preserve">UC-I04</w:t>
            </w:r>
          </w:p>
        </w:tc>
      </w:tr>
      <w:tr>
        <w:trPr>
          <w:cantSplit w:val="0"/>
          <w:trHeight w:val="263" w:hRule="atLeast"/>
          <w:tblHeader w:val="0"/>
        </w:trPr>
        <w:tc>
          <w:tcPr/>
          <w:p w:rsidR="00000000" w:rsidDel="00000000" w:rsidP="00000000" w:rsidRDefault="00000000" w:rsidRPr="00000000" w14:paraId="000004CF">
            <w:pPr>
              <w:rPr/>
            </w:pPr>
            <w:r w:rsidDel="00000000" w:rsidR="00000000" w:rsidRPr="00000000">
              <w:rPr>
                <w:rtl w:val="0"/>
              </w:rPr>
              <w:t xml:space="preserve">Use Case Name</w:t>
            </w:r>
          </w:p>
        </w:tc>
        <w:tc>
          <w:tcPr/>
          <w:p w:rsidR="00000000" w:rsidDel="00000000" w:rsidP="00000000" w:rsidRDefault="00000000" w:rsidRPr="00000000" w14:paraId="000004D0">
            <w:pPr>
              <w:rPr/>
            </w:pPr>
            <w:r w:rsidDel="00000000" w:rsidR="00000000" w:rsidRPr="00000000">
              <w:rPr>
                <w:rtl w:val="0"/>
              </w:rPr>
              <w:t xml:space="preserve">Rate Investment</w:t>
            </w:r>
          </w:p>
        </w:tc>
      </w:tr>
      <w:tr>
        <w:trPr>
          <w:cantSplit w:val="0"/>
          <w:trHeight w:val="279" w:hRule="atLeast"/>
          <w:tblHeader w:val="0"/>
        </w:trPr>
        <w:tc>
          <w:tcPr/>
          <w:p w:rsidR="00000000" w:rsidDel="00000000" w:rsidP="00000000" w:rsidRDefault="00000000" w:rsidRPr="00000000" w14:paraId="000004D1">
            <w:pPr>
              <w:rPr/>
            </w:pPr>
            <w:r w:rsidDel="00000000" w:rsidR="00000000" w:rsidRPr="00000000">
              <w:rPr>
                <w:rtl w:val="0"/>
              </w:rPr>
              <w:t xml:space="preserve">Primary Actor</w:t>
            </w:r>
          </w:p>
        </w:tc>
        <w:tc>
          <w:tcPr/>
          <w:p w:rsidR="00000000" w:rsidDel="00000000" w:rsidP="00000000" w:rsidRDefault="00000000" w:rsidRPr="00000000" w14:paraId="000004D2">
            <w:pPr>
              <w:rPr/>
            </w:pPr>
            <w:r w:rsidDel="00000000" w:rsidR="00000000" w:rsidRPr="00000000">
              <w:rPr>
                <w:rtl w:val="0"/>
              </w:rPr>
              <w:t xml:space="preserve">Investor</w:t>
            </w:r>
          </w:p>
        </w:tc>
      </w:tr>
      <w:tr>
        <w:trPr>
          <w:cantSplit w:val="0"/>
          <w:trHeight w:val="263" w:hRule="atLeast"/>
          <w:tblHeader w:val="0"/>
        </w:trPr>
        <w:tc>
          <w:tcPr/>
          <w:p w:rsidR="00000000" w:rsidDel="00000000" w:rsidP="00000000" w:rsidRDefault="00000000" w:rsidRPr="00000000" w14:paraId="000004D3">
            <w:pPr>
              <w:rPr/>
            </w:pPr>
            <w:r w:rsidDel="00000000" w:rsidR="00000000" w:rsidRPr="00000000">
              <w:rPr>
                <w:rtl w:val="0"/>
              </w:rPr>
              <w:t xml:space="preserve">Secondary Actor</w:t>
            </w:r>
          </w:p>
        </w:tc>
        <w:tc>
          <w:tcPr/>
          <w:p w:rsidR="00000000" w:rsidDel="00000000" w:rsidP="00000000" w:rsidRDefault="00000000" w:rsidRPr="00000000" w14:paraId="000004D4">
            <w:pPr>
              <w:rPr/>
            </w:pPr>
            <w:r w:rsidDel="00000000" w:rsidR="00000000" w:rsidRPr="00000000">
              <w:rPr>
                <w:rtl w:val="0"/>
              </w:rPr>
              <w:t xml:space="preserve">System</w:t>
            </w:r>
          </w:p>
        </w:tc>
      </w:tr>
      <w:tr>
        <w:trPr>
          <w:cantSplit w:val="0"/>
          <w:trHeight w:val="279" w:hRule="atLeast"/>
          <w:tblHeader w:val="0"/>
        </w:trPr>
        <w:tc>
          <w:tcPr/>
          <w:p w:rsidR="00000000" w:rsidDel="00000000" w:rsidP="00000000" w:rsidRDefault="00000000" w:rsidRPr="00000000" w14:paraId="000004D5">
            <w:pPr>
              <w:rPr/>
            </w:pPr>
            <w:r w:rsidDel="00000000" w:rsidR="00000000" w:rsidRPr="00000000">
              <w:rPr>
                <w:rtl w:val="0"/>
              </w:rPr>
              <w:t xml:space="preserve">Pre-Conditions</w:t>
            </w:r>
          </w:p>
        </w:tc>
        <w:tc>
          <w:tcPr/>
          <w:p w:rsidR="00000000" w:rsidDel="00000000" w:rsidP="00000000" w:rsidRDefault="00000000" w:rsidRPr="00000000" w14:paraId="000004D6">
            <w:pPr>
              <w:rPr/>
            </w:pPr>
            <w:r w:rsidDel="00000000" w:rsidR="00000000" w:rsidRPr="00000000">
              <w:rPr>
                <w:rtl w:val="0"/>
              </w:rPr>
              <w:t xml:space="preserve">Investment completed.</w:t>
            </w:r>
          </w:p>
        </w:tc>
      </w:tr>
      <w:tr>
        <w:trPr>
          <w:cantSplit w:val="0"/>
          <w:trHeight w:val="543" w:hRule="atLeast"/>
          <w:tblHeader w:val="0"/>
        </w:trPr>
        <w:tc>
          <w:tcPr/>
          <w:p w:rsidR="00000000" w:rsidDel="00000000" w:rsidP="00000000" w:rsidRDefault="00000000" w:rsidRPr="00000000" w14:paraId="000004D7">
            <w:pPr>
              <w:rPr/>
            </w:pPr>
            <w:r w:rsidDel="00000000" w:rsidR="00000000" w:rsidRPr="00000000">
              <w:rPr>
                <w:rtl w:val="0"/>
              </w:rPr>
              <w:t xml:space="preserve">Main Flow</w:t>
            </w:r>
          </w:p>
        </w:tc>
        <w:tc>
          <w:tcPr/>
          <w:p w:rsidR="00000000" w:rsidDel="00000000" w:rsidP="00000000" w:rsidRDefault="00000000" w:rsidRPr="00000000" w14:paraId="000004D8">
            <w:pPr>
              <w:rPr/>
            </w:pPr>
            <w:r w:rsidDel="00000000" w:rsidR="00000000" w:rsidRPr="00000000">
              <w:rPr>
                <w:rtl w:val="0"/>
              </w:rPr>
              <w:t xml:space="preserve">1. Investor submits rating.</w:t>
              <w:br w:type="textWrapping"/>
              <w:t xml:space="preserve">2. System saves rating.</w:t>
            </w:r>
          </w:p>
        </w:tc>
      </w:tr>
      <w:tr>
        <w:trPr>
          <w:cantSplit w:val="0"/>
          <w:trHeight w:val="279" w:hRule="atLeast"/>
          <w:tblHeader w:val="0"/>
        </w:trPr>
        <w:tc>
          <w:tcPr/>
          <w:p w:rsidR="00000000" w:rsidDel="00000000" w:rsidP="00000000" w:rsidRDefault="00000000" w:rsidRPr="00000000" w14:paraId="000004D9">
            <w:pPr>
              <w:rPr/>
            </w:pPr>
            <w:r w:rsidDel="00000000" w:rsidR="00000000" w:rsidRPr="00000000">
              <w:rPr>
                <w:rtl w:val="0"/>
              </w:rPr>
              <w:t xml:space="preserve">Alternative Flow</w:t>
            </w:r>
          </w:p>
        </w:tc>
        <w:tc>
          <w:tcPr/>
          <w:p w:rsidR="00000000" w:rsidDel="00000000" w:rsidP="00000000" w:rsidRDefault="00000000" w:rsidRPr="00000000" w14:paraId="000004DA">
            <w:pPr>
              <w:rPr/>
            </w:pPr>
            <w:r w:rsidDel="00000000" w:rsidR="00000000" w:rsidRPr="00000000">
              <w:rPr>
                <w:rtl w:val="0"/>
              </w:rPr>
              <w:t xml:space="preserve">Investor skips rating.</w:t>
            </w:r>
          </w:p>
        </w:tc>
      </w:tr>
      <w:tr>
        <w:trPr>
          <w:cantSplit w:val="0"/>
          <w:trHeight w:val="263" w:hRule="atLeast"/>
          <w:tblHeader w:val="0"/>
        </w:trPr>
        <w:tc>
          <w:tcPr/>
          <w:p w:rsidR="00000000" w:rsidDel="00000000" w:rsidP="00000000" w:rsidRDefault="00000000" w:rsidRPr="00000000" w14:paraId="000004DB">
            <w:pPr>
              <w:rPr/>
            </w:pPr>
            <w:r w:rsidDel="00000000" w:rsidR="00000000" w:rsidRPr="00000000">
              <w:rPr>
                <w:rtl w:val="0"/>
              </w:rPr>
              <w:t xml:space="preserve">Exception Flow</w:t>
            </w:r>
          </w:p>
        </w:tc>
        <w:tc>
          <w:tcPr/>
          <w:p w:rsidR="00000000" w:rsidDel="00000000" w:rsidP="00000000" w:rsidRDefault="00000000" w:rsidRPr="00000000" w14:paraId="000004DC">
            <w:pPr>
              <w:rPr/>
            </w:pPr>
            <w:r w:rsidDel="00000000" w:rsidR="00000000" w:rsidRPr="00000000">
              <w:rPr>
                <w:rtl w:val="0"/>
              </w:rPr>
              <w:t xml:space="preserve">Rating save fails.</w:t>
            </w:r>
          </w:p>
        </w:tc>
      </w:tr>
      <w:tr>
        <w:trPr>
          <w:cantSplit w:val="0"/>
          <w:trHeight w:val="263" w:hRule="atLeast"/>
          <w:tblHeader w:val="0"/>
        </w:trPr>
        <w:tc>
          <w:tcPr/>
          <w:p w:rsidR="00000000" w:rsidDel="00000000" w:rsidP="00000000" w:rsidRDefault="00000000" w:rsidRPr="00000000" w14:paraId="000004DD">
            <w:pPr>
              <w:rPr/>
            </w:pPr>
            <w:r w:rsidDel="00000000" w:rsidR="00000000" w:rsidRPr="00000000">
              <w:rPr>
                <w:rtl w:val="0"/>
              </w:rPr>
              <w:t xml:space="preserve">Post-Conditions</w:t>
            </w:r>
          </w:p>
        </w:tc>
        <w:tc>
          <w:tcPr/>
          <w:p w:rsidR="00000000" w:rsidDel="00000000" w:rsidP="00000000" w:rsidRDefault="00000000" w:rsidRPr="00000000" w14:paraId="000004DE">
            <w:pPr>
              <w:rPr/>
            </w:pPr>
            <w:r w:rsidDel="00000000" w:rsidR="00000000" w:rsidRPr="00000000">
              <w:rPr>
                <w:rtl w:val="0"/>
              </w:rPr>
              <w:t xml:space="preserve">Rating recorded.</w:t>
            </w:r>
          </w:p>
        </w:tc>
      </w:tr>
    </w:tbl>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ARCHITECTURE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205103</wp:posOffset>
            </wp:positionV>
            <wp:extent cx="6858000" cy="8648700"/>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858000" cy="8648700"/>
                    </a:xfrm>
                    <a:prstGeom prst="rect"/>
                    <a:ln/>
                  </pic:spPr>
                </pic:pic>
              </a:graphicData>
            </a:graphic>
          </wp:anchor>
        </w:drawing>
      </w:r>
    </w:p>
    <w:p w:rsidR="00000000" w:rsidDel="00000000" w:rsidP="00000000" w:rsidRDefault="00000000" w:rsidRPr="00000000" w14:paraId="000004E2">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4E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DATAFLOW DIAGRAMS</w:t>
      </w: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DIAGRAM (LEVEL 0)</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5986310" cy="4697350"/>
            <wp:effectExtent b="0" l="0" r="0" t="0"/>
            <wp:docPr id="25" name="image32.jpg"/>
            <a:graphic>
              <a:graphicData uri="http://schemas.openxmlformats.org/drawingml/2006/picture">
                <pic:pic>
                  <pic:nvPicPr>
                    <pic:cNvPr id="0" name="image32.jpg"/>
                    <pic:cNvPicPr preferRelativeResize="0"/>
                  </pic:nvPicPr>
                  <pic:blipFill>
                    <a:blip r:embed="rId33"/>
                    <a:srcRect b="0" l="0" r="0" t="0"/>
                    <a:stretch>
                      <a:fillRect/>
                    </a:stretch>
                  </pic:blipFill>
                  <pic:spPr>
                    <a:xfrm>
                      <a:off x="0" y="0"/>
                      <a:ext cx="5986310" cy="469735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9">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A">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B">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C">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D">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E">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EF">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F0">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DATAFLOW DIAGRAM (LEVEL 1)</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Investment: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Logical:</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31797</wp:posOffset>
            </wp:positionH>
            <wp:positionV relativeFrom="paragraph">
              <wp:posOffset>508339</wp:posOffset>
            </wp:positionV>
            <wp:extent cx="6858000" cy="3136900"/>
            <wp:effectExtent b="0" l="0" r="0" t="0"/>
            <wp:wrapSquare wrapText="bothSides" distB="0" distT="0" distL="114300" distR="114300"/>
            <wp:docPr id="11" name="image7.jpg"/>
            <a:graphic>
              <a:graphicData uri="http://schemas.openxmlformats.org/drawingml/2006/picture">
                <pic:pic>
                  <pic:nvPicPr>
                    <pic:cNvPr id="0" name="image7.jpg"/>
                    <pic:cNvPicPr preferRelativeResize="0"/>
                  </pic:nvPicPr>
                  <pic:blipFill>
                    <a:blip r:embed="rId34"/>
                    <a:srcRect b="0" l="0" r="0" t="0"/>
                    <a:stretch>
                      <a:fillRect/>
                    </a:stretch>
                  </pic:blipFill>
                  <pic:spPr>
                    <a:xfrm>
                      <a:off x="0" y="0"/>
                      <a:ext cx="6858000" cy="3136900"/>
                    </a:xfrm>
                    <a:prstGeom prst="rect"/>
                    <a:ln/>
                  </pic:spPr>
                </pic:pic>
              </a:graphicData>
            </a:graphic>
          </wp:anchor>
        </w:drawing>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299008</wp:posOffset>
            </wp:positionV>
            <wp:extent cx="6854190" cy="3240405"/>
            <wp:effectExtent b="0" l="0" r="0" t="0"/>
            <wp:wrapSquare wrapText="bothSides" distB="0" distT="0" distL="114300" distR="114300"/>
            <wp:docPr id="5" name="image1.jpg"/>
            <a:graphic>
              <a:graphicData uri="http://schemas.openxmlformats.org/drawingml/2006/picture">
                <pic:pic>
                  <pic:nvPicPr>
                    <pic:cNvPr id="0" name="image1.jpg"/>
                    <pic:cNvPicPr preferRelativeResize="0"/>
                  </pic:nvPicPr>
                  <pic:blipFill>
                    <a:blip r:embed="rId35"/>
                    <a:srcRect b="0" l="0" r="0" t="0"/>
                    <a:stretch>
                      <a:fillRect/>
                    </a:stretch>
                  </pic:blipFill>
                  <pic:spPr>
                    <a:xfrm>
                      <a:off x="0" y="0"/>
                      <a:ext cx="6854190" cy="3240405"/>
                    </a:xfrm>
                    <a:prstGeom prst="rect"/>
                    <a:ln/>
                  </pic:spPr>
                </pic:pic>
              </a:graphicData>
            </a:graphic>
          </wp:anchor>
        </w:drawing>
      </w:r>
    </w:p>
    <w:p w:rsidR="00000000" w:rsidDel="00000000" w:rsidP="00000000" w:rsidRDefault="00000000" w:rsidRPr="00000000" w14:paraId="000004F9">
      <w:pPr>
        <w:tabs>
          <w:tab w:val="left" w:leader="none" w:pos="1079"/>
        </w:tabs>
        <w:spacing w:before="182" w:lineRule="auto"/>
        <w:rPr>
          <w:b w:val="1"/>
          <w:bCs w:val="1"/>
          <w:sz w:val="26"/>
          <w:szCs w:val="26"/>
        </w:rPr>
      </w:pPr>
      <w:r w:rsidDel="00000000" w:rsidR="00000000" w:rsidRPr="00000000">
        <w:rPr>
          <w:b w:val="1"/>
          <w:bCs w:val="1"/>
          <w:sz w:val="24"/>
          <w:szCs w:val="24"/>
          <w:rtl w:val="0"/>
        </w:rPr>
        <w:tab/>
        <w:tab/>
        <w:tab/>
        <w:tab/>
        <w:tab/>
        <w:tab/>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2"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2"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ACTIVITY DIAGRAM</w:t>
      </w:r>
    </w:p>
    <w:p w:rsidR="00000000" w:rsidDel="00000000" w:rsidP="00000000" w:rsidRDefault="00000000" w:rsidRPr="00000000" w14:paraId="000004FD">
      <w:pPr>
        <w:tabs>
          <w:tab w:val="left" w:leader="none" w:pos="1079"/>
        </w:tabs>
        <w:spacing w:before="182" w:lineRule="auto"/>
        <w:ind w:left="360" w:firstLine="0"/>
        <w:jc w:val="left"/>
        <w:rPr>
          <w:b w:val="1"/>
          <w:bCs w:val="1"/>
          <w:sz w:val="26"/>
          <w:szCs w:val="26"/>
        </w:rPr>
      </w:pPr>
      <w:r w:rsidDel="00000000" w:rsidR="00000000" w:rsidRPr="00000000">
        <w:rPr>
          <w:b w:val="1"/>
          <w:bCs w:val="1"/>
          <w:sz w:val="26"/>
          <w:szCs w:val="26"/>
          <w:rtl w:val="0"/>
        </w:rPr>
        <w:t xml:space="preserve">Investment:</w:t>
      </w:r>
    </w:p>
    <w:p w:rsidR="00000000" w:rsidDel="00000000" w:rsidP="00000000" w:rsidRDefault="00000000" w:rsidRPr="00000000" w14:paraId="000004FE">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1-Admin</w:t>
      </w:r>
      <w:r w:rsidDel="00000000" w:rsidR="00000000" w:rsidRPr="00000000">
        <w:drawing>
          <wp:anchor allowOverlap="1" behindDoc="0" distB="0" distT="0" distL="114300" distR="114300" hidden="0" layoutInCell="1" locked="0" relativeHeight="0" simplePos="0">
            <wp:simplePos x="0" y="0"/>
            <wp:positionH relativeFrom="column">
              <wp:posOffset>9527</wp:posOffset>
            </wp:positionH>
            <wp:positionV relativeFrom="paragraph">
              <wp:posOffset>560705</wp:posOffset>
            </wp:positionV>
            <wp:extent cx="6848475" cy="7639050"/>
            <wp:effectExtent b="0" l="0" r="0" t="0"/>
            <wp:wrapSquare wrapText="bothSides" distB="0" distT="0" distL="114300" distR="114300"/>
            <wp:docPr id="7"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6848475" cy="7639050"/>
                    </a:xfrm>
                    <a:prstGeom prst="rect"/>
                    <a:ln/>
                  </pic:spPr>
                </pic:pic>
              </a:graphicData>
            </a:graphic>
          </wp:anchor>
        </w:drawing>
      </w:r>
    </w:p>
    <w:p w:rsidR="00000000" w:rsidDel="00000000" w:rsidP="00000000" w:rsidRDefault="00000000" w:rsidRPr="00000000" w14:paraId="000004F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00">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2-Expert Team</w:t>
      </w:r>
    </w:p>
    <w:p w:rsidR="00000000" w:rsidDel="00000000" w:rsidP="00000000" w:rsidRDefault="00000000" w:rsidRPr="00000000" w14:paraId="00000501">
      <w:pPr>
        <w:tabs>
          <w:tab w:val="left" w:leader="none" w:pos="1079"/>
        </w:tabs>
        <w:spacing w:before="182" w:lineRule="auto"/>
        <w:ind w:left="360" w:firstLine="0"/>
        <w:rPr>
          <w:b w:val="1"/>
          <w:bCs w:val="1"/>
          <w:sz w:val="26"/>
          <w:szCs w:val="26"/>
        </w:rPr>
      </w:pPr>
      <w:r w:rsidDel="00000000" w:rsidR="00000000" w:rsidRPr="00000000">
        <w:rPr>
          <w:b w:val="1"/>
          <w:bCs w:val="1"/>
          <w:sz w:val="26"/>
          <w:szCs w:val="26"/>
        </w:rPr>
        <w:drawing>
          <wp:inline distB="0" distT="0" distL="0" distR="0">
            <wp:extent cx="6019800" cy="8010525"/>
            <wp:effectExtent b="0" l="0" r="0" t="0"/>
            <wp:docPr id="10" name="image13.jpg"/>
            <a:graphic>
              <a:graphicData uri="http://schemas.openxmlformats.org/drawingml/2006/picture">
                <pic:pic>
                  <pic:nvPicPr>
                    <pic:cNvPr id="0" name="image13.jpg"/>
                    <pic:cNvPicPr preferRelativeResize="0"/>
                  </pic:nvPicPr>
                  <pic:blipFill>
                    <a:blip r:embed="rId37"/>
                    <a:srcRect b="0" l="0" r="0" t="0"/>
                    <a:stretch>
                      <a:fillRect/>
                    </a:stretch>
                  </pic:blipFill>
                  <pic:spPr>
                    <a:xfrm>
                      <a:off x="0" y="0"/>
                      <a:ext cx="6019800"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3-Farmer</w:t>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228600</wp:posOffset>
            </wp:positionV>
            <wp:extent cx="6546850" cy="8620125"/>
            <wp:effectExtent b="0" l="0" r="0" t="0"/>
            <wp:wrapSquare wrapText="bothSides" distB="0" distT="0" distL="114300" distR="114300"/>
            <wp:docPr id="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6546850" cy="8620125"/>
                    </a:xfrm>
                    <a:prstGeom prst="rect"/>
                    <a:ln/>
                  </pic:spPr>
                </pic:pic>
              </a:graphicData>
            </a:graphic>
          </wp:anchor>
        </w:drawing>
      </w:r>
    </w:p>
    <w:p w:rsidR="00000000" w:rsidDel="00000000" w:rsidP="00000000" w:rsidRDefault="00000000" w:rsidRPr="00000000" w14:paraId="00000503">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04">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4-Investor</w:t>
      </w:r>
    </w:p>
    <w:p w:rsidR="00000000" w:rsidDel="00000000" w:rsidP="00000000" w:rsidRDefault="00000000" w:rsidRPr="00000000" w14:paraId="00000505">
      <w:pPr>
        <w:tabs>
          <w:tab w:val="left" w:leader="none" w:pos="1079"/>
        </w:tabs>
        <w:spacing w:before="182" w:lineRule="auto"/>
        <w:ind w:left="360" w:firstLine="0"/>
        <w:rPr>
          <w:b w:val="1"/>
          <w:bCs w:val="1"/>
          <w:sz w:val="26"/>
          <w:szCs w:val="26"/>
        </w:rPr>
      </w:pPr>
      <w:r w:rsidDel="00000000" w:rsidR="00000000" w:rsidRPr="00000000">
        <w:rPr>
          <w:b w:val="1"/>
          <w:bCs w:val="1"/>
          <w:sz w:val="26"/>
          <w:szCs w:val="26"/>
        </w:rPr>
        <w:drawing>
          <wp:inline distB="0" distT="0" distL="0" distR="0">
            <wp:extent cx="6181725" cy="8001000"/>
            <wp:effectExtent b="0" l="0" r="0" t="0"/>
            <wp:docPr id="12" name="image10.jpg"/>
            <a:graphic>
              <a:graphicData uri="http://schemas.openxmlformats.org/drawingml/2006/picture">
                <pic:pic>
                  <pic:nvPicPr>
                    <pic:cNvPr id="0" name="image10.jpg"/>
                    <pic:cNvPicPr preferRelativeResize="0"/>
                  </pic:nvPicPr>
                  <pic:blipFill>
                    <a:blip r:embed="rId39"/>
                    <a:srcRect b="0" l="0" r="0" t="0"/>
                    <a:stretch>
                      <a:fillRect/>
                    </a:stretch>
                  </pic:blipFill>
                  <pic:spPr>
                    <a:xfrm>
                      <a:off x="0" y="0"/>
                      <a:ext cx="618172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tabs>
          <w:tab w:val="left" w:leader="none" w:pos="1079"/>
        </w:tabs>
        <w:spacing w:before="182" w:lineRule="auto"/>
        <w:ind w:left="360" w:firstLine="0"/>
        <w:jc w:val="center"/>
        <w:rPr>
          <w:b w:val="1"/>
          <w:bCs w:val="1"/>
          <w:sz w:val="26"/>
          <w:szCs w:val="26"/>
        </w:rPr>
      </w:pPr>
      <w:r w:rsidDel="00000000" w:rsidR="00000000" w:rsidRPr="00000000">
        <w:rPr>
          <w:rtl w:val="0"/>
        </w:rPr>
      </w:r>
    </w:p>
    <w:p w:rsidR="00000000" w:rsidDel="00000000" w:rsidP="00000000" w:rsidRDefault="00000000" w:rsidRPr="00000000" w14:paraId="0000050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ER DIAGRAM</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60" w:right="0" w:firstLine="0"/>
        <w:jc w:val="left"/>
        <w:rPr>
          <w:rFonts w:ascii="Arial" w:cs="Arial" w:eastAsia="Arial" w:hAnsi="Arial"/>
          <w:b w:val="1"/>
          <w:bCs w:val="1"/>
          <w:i w:val="0"/>
          <w:iCs w:val="0"/>
          <w:smallCaps w:val="0"/>
          <w:strike w:val="0"/>
          <w:color w:val="000000"/>
          <w:sz w:val="26"/>
          <w:szCs w:val="26"/>
          <w:u w:val="none"/>
          <w:shd w:fill="auto" w:val="clear"/>
          <w:vertAlign w:val="baseline"/>
        </w:rPr>
        <w:sectPr>
          <w:type w:val="nextPage"/>
          <w:pgSz w:h="15840" w:w="12240" w:orient="portrait"/>
          <w:pgMar w:bottom="720" w:top="720" w:left="720" w:right="720" w:header="0" w:footer="1009"/>
          <w:pgNumType w:start="29"/>
          <w:sectPrChange w:author="Maram Mahmoud" w:id="2" w:date="2026-05-01T16:09:42Z">
            <w:sectPr w:rsidR="000000" w:rsidDel="000000" w:rsidRPr="000000" w:rsidSect="000000">
              <w:pgMar w:bottom="720" w:top="720" w:left="720" w:right="720" w:header="0" w:footer="1009"/>
              <w:pgNumType w:start="29"/>
              <w:pgSz w:h="15840" w:w="12240" w:orient="portrait"/>
              <w:type w:val="nextPage"/>
            </w:sectPr>
          </w:sectPrChange>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161925</wp:posOffset>
            </wp:positionH>
            <wp:positionV relativeFrom="paragraph">
              <wp:posOffset>266700</wp:posOffset>
            </wp:positionV>
            <wp:extent cx="7997430" cy="6189066"/>
            <wp:effectExtent b="0" l="0" r="0" t="0"/>
            <wp:wrapNone/>
            <wp:docPr id="30"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rot="16200000">
                      <a:off x="0" y="0"/>
                      <a:ext cx="7997430" cy="6189066"/>
                    </a:xfrm>
                    <a:prstGeom prst="rect"/>
                    <a:ln/>
                  </pic:spPr>
                </pic:pic>
              </a:graphicData>
            </a:graphic>
          </wp:anchor>
        </w:drawing>
      </w:r>
    </w:p>
    <w:p w:rsidR="00000000" w:rsidDel="00000000" w:rsidP="00000000" w:rsidRDefault="00000000" w:rsidRPr="00000000" w14:paraId="00000509">
      <w:pPr>
        <w:numPr>
          <w:ilvl w:val="1"/>
          <w:numId w:val="10"/>
        </w:numPr>
        <w:tabs>
          <w:tab w:val="left" w:leader="none" w:pos="1079"/>
        </w:tabs>
        <w:spacing w:before="184" w:lineRule="auto"/>
        <w:ind w:left="1079" w:hanging="719"/>
        <w:rPr>
          <w:b w:val="1"/>
          <w:bCs w:val="1"/>
          <w:sz w:val="26"/>
          <w:szCs w:val="26"/>
        </w:rPr>
      </w:pPr>
      <w:r w:rsidDel="00000000" w:rsidR="00000000" w:rsidRPr="00000000">
        <w:rPr>
          <w:b w:val="1"/>
          <w:bCs w:val="1"/>
          <w:sz w:val="26"/>
          <w:szCs w:val="26"/>
          <w:rtl w:val="0"/>
        </w:rPr>
        <w:t xml:space="preserve">Class Diagram</w:t>
      </w:r>
    </w:p>
    <w:p w:rsidR="00000000" w:rsidDel="00000000" w:rsidP="00000000" w:rsidRDefault="00000000" w:rsidRPr="00000000" w14:paraId="0000050A">
      <w:pPr>
        <w:tabs>
          <w:tab w:val="left" w:leader="none" w:pos="1079"/>
        </w:tabs>
        <w:spacing w:before="184" w:lineRule="auto"/>
        <w:ind w:left="1080" w:firstLine="0"/>
        <w:rPr>
          <w:b w:val="1"/>
          <w:bCs w:val="1"/>
          <w:sz w:val="26"/>
          <w:szCs w:val="26"/>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72"/>
          <w:szCs w:val="72"/>
        </w:rPr>
      </w:pPr>
      <w:r w:rsidDel="00000000" w:rsidR="00000000" w:rsidRPr="00000000">
        <w:rPr>
          <w:b w:val="1"/>
          <w:bCs w:val="1"/>
          <w:sz w:val="72"/>
          <w:szCs w:val="72"/>
        </w:rPr>
        <w:drawing>
          <wp:inline distB="114300" distT="114300" distL="114300" distR="114300">
            <wp:extent cx="6938006" cy="5962349"/>
            <wp:effectExtent b="0" l="0" r="0" t="0"/>
            <wp:docPr id="3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6938006" cy="5962349"/>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72"/>
          <w:szCs w:val="72"/>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72"/>
          <w:szCs w:val="72"/>
        </w:rPr>
      </w:pPr>
      <w:r w:rsidDel="00000000" w:rsidR="00000000" w:rsidRPr="00000000">
        <w:rPr>
          <w:rtl w:val="0"/>
        </w:rPr>
      </w:r>
    </w:p>
    <w:p w:rsidR="00000000" w:rsidDel="00000000" w:rsidP="00000000" w:rsidRDefault="00000000" w:rsidRPr="00000000" w14:paraId="0000050E">
      <w:pPr>
        <w:numPr>
          <w:ilvl w:val="1"/>
          <w:numId w:val="10"/>
        </w:numPr>
        <w:tabs>
          <w:tab w:val="left" w:leader="none" w:pos="1079"/>
        </w:tabs>
        <w:spacing w:before="184" w:lineRule="auto"/>
        <w:ind w:left="1079" w:hanging="719"/>
        <w:rPr>
          <w:b w:val="1"/>
          <w:bCs w:val="1"/>
          <w:sz w:val="26"/>
          <w:szCs w:val="26"/>
        </w:rPr>
      </w:pPr>
      <w:r w:rsidDel="00000000" w:rsidR="00000000" w:rsidRPr="00000000">
        <w:rPr>
          <w:b w:val="1"/>
          <w:bCs w:val="1"/>
          <w:sz w:val="26"/>
          <w:szCs w:val="26"/>
          <w:rtl w:val="0"/>
        </w:rPr>
        <w:t xml:space="preserve">Sequence Diagram</w:t>
      </w:r>
      <w:r w:rsidDel="00000000" w:rsidR="00000000" w:rsidRPr="00000000">
        <w:rPr>
          <w:rtl w:val="0"/>
        </w:rPr>
      </w:r>
    </w:p>
    <w:p w:rsidR="00000000" w:rsidDel="00000000" w:rsidP="00000000" w:rsidRDefault="00000000" w:rsidRPr="00000000" w14:paraId="0000050F">
      <w:pPr>
        <w:rPr>
          <w:b w:val="1"/>
          <w:bCs w:val="1"/>
          <w:sz w:val="72"/>
          <w:szCs w:val="72"/>
        </w:rPr>
      </w:pPr>
      <w:r w:rsidDel="00000000" w:rsidR="00000000" w:rsidRPr="00000000">
        <w:rPr>
          <w:b w:val="1"/>
          <w:bCs w:val="1"/>
          <w:sz w:val="72"/>
          <w:szCs w:val="72"/>
        </w:rPr>
        <w:drawing>
          <wp:inline distB="114300" distT="114300" distL="114300" distR="114300">
            <wp:extent cx="6448425" cy="8393112"/>
            <wp:effectExtent b="0" l="0" r="0" t="0"/>
            <wp:docPr id="21" name="image30.jpg"/>
            <a:graphic>
              <a:graphicData uri="http://schemas.openxmlformats.org/drawingml/2006/picture">
                <pic:pic>
                  <pic:nvPicPr>
                    <pic:cNvPr id="0" name="image30.jpg"/>
                    <pic:cNvPicPr preferRelativeResize="0"/>
                  </pic:nvPicPr>
                  <pic:blipFill>
                    <a:blip r:embed="rId42"/>
                    <a:srcRect b="0" l="0" r="0" t="0"/>
                    <a:stretch>
                      <a:fillRect/>
                    </a:stretch>
                  </pic:blipFill>
                  <pic:spPr>
                    <a:xfrm>
                      <a:off x="0" y="0"/>
                      <a:ext cx="6448425" cy="8393112"/>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72"/>
          <w:szCs w:val="72"/>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72"/>
          <w:szCs w:val="72"/>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513">
      <w:pPr>
        <w:pStyle w:val="Heading1"/>
        <w:ind w:firstLine="1495"/>
        <w:rPr/>
      </w:pPr>
      <w:r w:rsidDel="00000000" w:rsidR="00000000" w:rsidRPr="00000000">
        <w:rPr>
          <w:color w:val="0d0d0d"/>
          <w:rtl w:val="0"/>
        </w:rPr>
        <w:t xml:space="preserve">CHAPTER 5</w:t>
      </w:r>
      <w:r w:rsidDel="00000000" w:rsidR="00000000" w:rsidRPr="00000000">
        <w:rPr>
          <w:rtl w:val="0"/>
        </w:rPr>
      </w:r>
    </w:p>
    <w:p w:rsidR="00000000" w:rsidDel="00000000" w:rsidP="00000000" w:rsidRDefault="00000000" w:rsidRPr="00000000" w14:paraId="00000514">
      <w:pPr>
        <w:pStyle w:val="Heading2"/>
        <w:spacing w:line="259" w:lineRule="auto"/>
        <w:ind w:right="1493" w:firstLine="1495"/>
        <w:rPr/>
        <w:sectPr>
          <w:type w:val="nextPage"/>
          <w:pgSz w:h="15840" w:w="12240" w:orient="portrait"/>
          <w:pgMar w:bottom="1200" w:top="1820" w:left="1080" w:right="1080" w:header="0" w:footer="1009"/>
        </w:sectPr>
      </w:pPr>
      <w:r w:rsidDel="00000000" w:rsidR="00000000" w:rsidRPr="00000000">
        <w:rPr>
          <w:color w:val="0d0d0d"/>
          <w:rtl w:val="0"/>
        </w:rPr>
        <w:t xml:space="preserve">CONCLUSIONS &amp; FUTURE WORK</w:t>
      </w:r>
      <w:r w:rsidDel="00000000" w:rsidR="00000000" w:rsidRPr="00000000">
        <w:rPr>
          <w:rtl w:val="0"/>
        </w:rPr>
      </w:r>
    </w:p>
    <w:p w:rsidR="00000000" w:rsidDel="00000000" w:rsidP="00000000" w:rsidRDefault="00000000" w:rsidRPr="00000000" w14:paraId="000005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516">
      <w:pPr>
        <w:spacing w:after="240" w:before="240" w:line="276" w:lineRule="auto"/>
        <w:ind w:left="720" w:firstLine="0"/>
        <w:rPr>
          <w:sz w:val="24"/>
          <w:szCs w:val="24"/>
        </w:rPr>
      </w:pPr>
      <w:r w:rsidDel="00000000" w:rsidR="00000000" w:rsidRPr="00000000">
        <w:rPr>
          <w:sz w:val="24"/>
          <w:szCs w:val="24"/>
          <w:rtl w:val="0"/>
        </w:rPr>
        <w:t xml:space="preserve">Agriculture represents a fundamental sector in Egypt’s economy, contributing significantly to food security, employment, and overall economic development. Despite its importance, the sector continues to face persistent challenges related to fragmented investment processes, limited transparency, insufficient access to reliable financial opportunities, and the absence of structured digital tools to support agricultural investment activities. These limitations reduce operational efficiency and increase uncertainty for stakeholders involved in the agricultural investment ecosystem.</w:t>
      </w:r>
    </w:p>
    <w:p w:rsidR="00000000" w:rsidDel="00000000" w:rsidP="00000000" w:rsidRDefault="00000000" w:rsidRPr="00000000" w14:paraId="00000517">
      <w:pPr>
        <w:spacing w:after="240" w:before="240" w:line="276" w:lineRule="auto"/>
        <w:ind w:left="720" w:firstLine="0"/>
        <w:rPr>
          <w:sz w:val="24"/>
          <w:szCs w:val="24"/>
        </w:rPr>
      </w:pPr>
      <w:r w:rsidDel="00000000" w:rsidR="00000000" w:rsidRPr="00000000">
        <w:rPr>
          <w:sz w:val="24"/>
          <w:szCs w:val="24"/>
          <w:rtl w:val="0"/>
        </w:rPr>
        <w:t xml:space="preserve">This work introduced a digital Agricultural Investment Platform tailored to the Egyptian context, focusing on improving the investment process within the agricultural sector. The proposed system is centered on a structured investment framework that connects farmers and investors through a transparent and data-driven environment. It enables farmers to present well-defined agricultural projects, while allowing investors to access reliable project information and evaluate investment opportunities based on structured and verified data.</w:t>
      </w:r>
    </w:p>
    <w:p w:rsidR="00000000" w:rsidDel="00000000" w:rsidP="00000000" w:rsidRDefault="00000000" w:rsidRPr="00000000" w14:paraId="00000518">
      <w:pPr>
        <w:spacing w:after="240" w:before="240" w:line="276" w:lineRule="auto"/>
        <w:ind w:left="720" w:firstLine="0"/>
        <w:rPr>
          <w:sz w:val="24"/>
          <w:szCs w:val="24"/>
        </w:rPr>
      </w:pPr>
      <w:r w:rsidDel="00000000" w:rsidR="00000000" w:rsidRPr="00000000">
        <w:rPr>
          <w:sz w:val="24"/>
          <w:szCs w:val="24"/>
          <w:rtl w:val="0"/>
        </w:rPr>
        <w:t xml:space="preserve">The platform enhances the quality of investment decision-making by improving data accessibility, standardizing project information, and reducing information asymmetry between stakeholders. This contributes to building greater trust in agricultural investment activities and reducing perceived risks associated with funding agricultural projects.</w:t>
      </w:r>
    </w:p>
    <w:p w:rsidR="00000000" w:rsidDel="00000000" w:rsidP="00000000" w:rsidRDefault="00000000" w:rsidRPr="00000000" w14:paraId="00000519">
      <w:pPr>
        <w:spacing w:after="240" w:before="240" w:line="276" w:lineRule="auto"/>
        <w:ind w:left="720" w:firstLine="0"/>
        <w:rPr>
          <w:sz w:val="24"/>
          <w:szCs w:val="24"/>
        </w:rPr>
      </w:pPr>
      <w:r w:rsidDel="00000000" w:rsidR="00000000" w:rsidRPr="00000000">
        <w:rPr>
          <w:sz w:val="24"/>
          <w:szCs w:val="24"/>
          <w:rtl w:val="0"/>
        </w:rPr>
        <w:t xml:space="preserve">Overall, the proposed system supports the ongoing digital transformation of agricultural investment in Egypt by promoting transparency, improving efficiency, and enabling more informed investment decisions. It provides a scalable and practical approach to strengthening agricultural investment flows and contributing to the long-term sustainability and development of the sector.</w:t>
      </w:r>
    </w:p>
    <w:p w:rsidR="00000000" w:rsidDel="00000000" w:rsidP="00000000" w:rsidRDefault="00000000" w:rsidRPr="00000000" w14:paraId="0000051A">
      <w:pPr>
        <w:spacing w:line="276" w:lineRule="auto"/>
        <w:ind w:firstLine="360"/>
        <w:rPr>
          <w:sz w:val="24"/>
          <w:szCs w:val="24"/>
        </w:rPr>
      </w:pPr>
      <w:r w:rsidDel="00000000" w:rsidR="00000000" w:rsidRPr="00000000">
        <w:rPr>
          <w:rtl w:val="0"/>
        </w:rPr>
      </w:r>
    </w:p>
    <w:p w:rsidR="00000000" w:rsidDel="00000000" w:rsidP="00000000" w:rsidRDefault="00000000" w:rsidRPr="00000000" w14:paraId="0000051B">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1C">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1D">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1E">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1F">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20">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21">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22">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523">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5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FUTURE WORK</w:t>
      </w:r>
    </w:p>
    <w:p w:rsidR="00000000" w:rsidDel="00000000" w:rsidP="00000000" w:rsidRDefault="00000000" w:rsidRPr="00000000" w14:paraId="00000525">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26">
      <w:pPr>
        <w:tabs>
          <w:tab w:val="left" w:leader="none" w:pos="1079"/>
        </w:tabs>
        <w:spacing w:after="240" w:before="240" w:lineRule="auto"/>
        <w:rPr/>
      </w:pPr>
      <w:r w:rsidDel="00000000" w:rsidR="00000000" w:rsidRPr="00000000">
        <w:rPr>
          <w:rtl w:val="0"/>
        </w:rPr>
        <w:t xml:space="preserve">The following enhancements are proposed as future extensions of the system to improve scalability, intelligence, and overall efficiency:</w:t>
      </w:r>
    </w:p>
    <w:p w:rsidR="00000000" w:rsidDel="00000000" w:rsidP="00000000" w:rsidRDefault="00000000" w:rsidRPr="00000000" w14:paraId="00000527">
      <w:pPr>
        <w:pStyle w:val="Heading2"/>
        <w:tabs>
          <w:tab w:val="left" w:leader="none" w:pos="1079"/>
        </w:tabs>
        <w:spacing w:after="80" w:before="360" w:lineRule="auto"/>
        <w:ind w:left="0" w:right="0" w:firstLine="0"/>
        <w:jc w:val="left"/>
        <w:rPr>
          <w:b w:val="1"/>
          <w:bCs w:val="1"/>
          <w:sz w:val="22"/>
          <w:szCs w:val="22"/>
        </w:rPr>
      </w:pPr>
      <w:bookmarkStart w:colFirst="0" w:colLast="0" w:name="_seflwyaugqc" w:id="17"/>
      <w:bookmarkEnd w:id="17"/>
      <w:r w:rsidDel="00000000" w:rsidR="00000000" w:rsidRPr="00000000">
        <w:rPr>
          <w:b w:val="1"/>
          <w:bCs w:val="1"/>
          <w:sz w:val="22"/>
          <w:szCs w:val="22"/>
          <w:rtl w:val="0"/>
        </w:rPr>
        <w:t xml:space="preserve">Scalability and Performance Optimization</w:t>
      </w:r>
    </w:p>
    <w:p w:rsidR="00000000" w:rsidDel="00000000" w:rsidP="00000000" w:rsidRDefault="00000000" w:rsidRPr="00000000" w14:paraId="00000528">
      <w:pPr>
        <w:tabs>
          <w:tab w:val="left" w:leader="none" w:pos="1079"/>
        </w:tabs>
        <w:spacing w:after="240" w:before="240" w:lineRule="auto"/>
        <w:ind w:left="720" w:firstLine="0"/>
        <w:rPr/>
      </w:pPr>
      <w:r w:rsidDel="00000000" w:rsidR="00000000" w:rsidRPr="00000000">
        <w:rPr>
          <w:rtl w:val="0"/>
        </w:rPr>
        <w:t xml:space="preserve">Enhancing the system architecture to support a larger number of users and high-volume agricultural investment data processing.</w:t>
      </w:r>
    </w:p>
    <w:p w:rsidR="00000000" w:rsidDel="00000000" w:rsidP="00000000" w:rsidRDefault="00000000" w:rsidRPr="00000000" w14:paraId="00000529">
      <w:pPr>
        <w:pStyle w:val="Heading2"/>
        <w:tabs>
          <w:tab w:val="left" w:leader="none" w:pos="1079"/>
        </w:tabs>
        <w:spacing w:after="80" w:before="360" w:lineRule="auto"/>
        <w:ind w:left="0" w:right="0" w:firstLine="0"/>
        <w:jc w:val="left"/>
        <w:rPr>
          <w:b w:val="1"/>
          <w:bCs w:val="1"/>
          <w:sz w:val="22"/>
          <w:szCs w:val="22"/>
        </w:rPr>
      </w:pPr>
      <w:bookmarkStart w:colFirst="0" w:colLast="0" w:name="_s7jdv5fouqfp" w:id="18"/>
      <w:bookmarkEnd w:id="18"/>
      <w:r w:rsidDel="00000000" w:rsidR="00000000" w:rsidRPr="00000000">
        <w:rPr>
          <w:b w:val="1"/>
          <w:bCs w:val="1"/>
          <w:sz w:val="22"/>
          <w:szCs w:val="22"/>
          <w:rtl w:val="0"/>
        </w:rPr>
        <w:t xml:space="preserve">Advanced Machine Learning Models</w:t>
      </w:r>
    </w:p>
    <w:p w:rsidR="00000000" w:rsidDel="00000000" w:rsidP="00000000" w:rsidRDefault="00000000" w:rsidRPr="00000000" w14:paraId="0000052A">
      <w:pPr>
        <w:tabs>
          <w:tab w:val="left" w:leader="none" w:pos="1079"/>
        </w:tabs>
        <w:spacing w:after="240" w:before="240" w:lineRule="auto"/>
        <w:ind w:left="720" w:firstLine="0"/>
        <w:rPr/>
      </w:pPr>
      <w:r w:rsidDel="00000000" w:rsidR="00000000" w:rsidRPr="00000000">
        <w:rPr>
          <w:rtl w:val="0"/>
        </w:rPr>
        <w:t xml:space="preserve">Implementing more sophisticated predictive models to improve investment decision accuracy, risk assessment, and financial forecasting.</w:t>
      </w:r>
    </w:p>
    <w:p w:rsidR="00000000" w:rsidDel="00000000" w:rsidP="00000000" w:rsidRDefault="00000000" w:rsidRPr="00000000" w14:paraId="0000052B">
      <w:pPr>
        <w:pStyle w:val="Heading2"/>
        <w:tabs>
          <w:tab w:val="left" w:leader="none" w:pos="1079"/>
        </w:tabs>
        <w:spacing w:after="80" w:before="360" w:lineRule="auto"/>
        <w:ind w:left="0" w:right="0" w:firstLine="0"/>
        <w:jc w:val="left"/>
        <w:rPr>
          <w:b w:val="1"/>
          <w:bCs w:val="1"/>
          <w:sz w:val="22"/>
          <w:szCs w:val="22"/>
        </w:rPr>
      </w:pPr>
      <w:bookmarkStart w:colFirst="0" w:colLast="0" w:name="_euwm28l8a38t" w:id="19"/>
      <w:bookmarkEnd w:id="19"/>
      <w:r w:rsidDel="00000000" w:rsidR="00000000" w:rsidRPr="00000000">
        <w:rPr>
          <w:b w:val="1"/>
          <w:bCs w:val="1"/>
          <w:sz w:val="22"/>
          <w:szCs w:val="22"/>
          <w:rtl w:val="0"/>
        </w:rPr>
        <w:t xml:space="preserve">Offline Mode Support</w:t>
      </w:r>
    </w:p>
    <w:p w:rsidR="00000000" w:rsidDel="00000000" w:rsidP="00000000" w:rsidRDefault="00000000" w:rsidRPr="00000000" w14:paraId="0000052C">
      <w:pPr>
        <w:tabs>
          <w:tab w:val="left" w:leader="none" w:pos="1079"/>
        </w:tabs>
        <w:spacing w:after="240" w:before="240" w:lineRule="auto"/>
        <w:ind w:left="720" w:firstLine="0"/>
        <w:rPr/>
      </w:pPr>
      <w:r w:rsidDel="00000000" w:rsidR="00000000" w:rsidRPr="00000000">
        <w:rPr>
          <w:rtl w:val="0"/>
        </w:rPr>
        <w:t xml:space="preserve">Allowing limited system functionality in areas with unstable internet connectivity, with automatic data synchronization when the connection is restored.</w:t>
      </w:r>
    </w:p>
    <w:p w:rsidR="00000000" w:rsidDel="00000000" w:rsidP="00000000" w:rsidRDefault="00000000" w:rsidRPr="00000000" w14:paraId="0000052D">
      <w:pPr>
        <w:pStyle w:val="Heading2"/>
        <w:tabs>
          <w:tab w:val="left" w:leader="none" w:pos="1079"/>
        </w:tabs>
        <w:spacing w:after="80" w:before="360" w:lineRule="auto"/>
        <w:ind w:left="0" w:right="0" w:firstLine="0"/>
        <w:jc w:val="left"/>
        <w:rPr>
          <w:b w:val="1"/>
          <w:bCs w:val="1"/>
          <w:sz w:val="22"/>
          <w:szCs w:val="22"/>
        </w:rPr>
      </w:pPr>
      <w:bookmarkStart w:colFirst="0" w:colLast="0" w:name="_nb2cboi9w578" w:id="20"/>
      <w:bookmarkEnd w:id="20"/>
      <w:r w:rsidDel="00000000" w:rsidR="00000000" w:rsidRPr="00000000">
        <w:rPr>
          <w:b w:val="1"/>
          <w:bCs w:val="1"/>
          <w:sz w:val="22"/>
          <w:szCs w:val="22"/>
          <w:rtl w:val="0"/>
        </w:rPr>
        <w:t xml:space="preserve">User Behavior Analytics</w:t>
      </w:r>
    </w:p>
    <w:p w:rsidR="00000000" w:rsidDel="00000000" w:rsidP="00000000" w:rsidRDefault="00000000" w:rsidRPr="00000000" w14:paraId="0000052E">
      <w:pPr>
        <w:tabs>
          <w:tab w:val="left" w:leader="none" w:pos="1079"/>
        </w:tabs>
        <w:spacing w:after="240" w:before="240" w:lineRule="auto"/>
        <w:ind w:left="720" w:firstLine="0"/>
        <w:rPr/>
      </w:pPr>
      <w:r w:rsidDel="00000000" w:rsidR="00000000" w:rsidRPr="00000000">
        <w:rPr>
          <w:rtl w:val="0"/>
        </w:rPr>
        <w:t xml:space="preserve">Analyzing user interactions to improve usability, system personalization, and overall user experience.</w:t>
      </w:r>
    </w:p>
    <w:p w:rsidR="00000000" w:rsidDel="00000000" w:rsidP="00000000" w:rsidRDefault="00000000" w:rsidRPr="00000000" w14:paraId="0000052F">
      <w:pPr>
        <w:pStyle w:val="Heading2"/>
        <w:tabs>
          <w:tab w:val="left" w:leader="none" w:pos="1079"/>
        </w:tabs>
        <w:spacing w:after="80" w:before="360" w:lineRule="auto"/>
        <w:ind w:left="0" w:right="0" w:firstLine="0"/>
        <w:jc w:val="left"/>
        <w:rPr>
          <w:b w:val="1"/>
          <w:bCs w:val="1"/>
          <w:sz w:val="22"/>
          <w:szCs w:val="22"/>
        </w:rPr>
      </w:pPr>
      <w:bookmarkStart w:colFirst="0" w:colLast="0" w:name="_bbni2qz896jc" w:id="21"/>
      <w:bookmarkEnd w:id="21"/>
      <w:r w:rsidDel="00000000" w:rsidR="00000000" w:rsidRPr="00000000">
        <w:rPr>
          <w:b w:val="1"/>
          <w:bCs w:val="1"/>
          <w:sz w:val="22"/>
          <w:szCs w:val="22"/>
          <w:rtl w:val="0"/>
        </w:rPr>
        <w:t xml:space="preserve">Advanced Cybersecurity Mechanisms</w:t>
      </w:r>
    </w:p>
    <w:p w:rsidR="00000000" w:rsidDel="00000000" w:rsidP="00000000" w:rsidRDefault="00000000" w:rsidRPr="00000000" w14:paraId="00000530">
      <w:pPr>
        <w:tabs>
          <w:tab w:val="left" w:leader="none" w:pos="1079"/>
        </w:tabs>
        <w:spacing w:after="240" w:before="240" w:lineRule="auto"/>
        <w:ind w:left="720" w:firstLine="0"/>
        <w:rPr/>
      </w:pPr>
      <w:r w:rsidDel="00000000" w:rsidR="00000000" w:rsidRPr="00000000">
        <w:rPr>
          <w:rtl w:val="0"/>
        </w:rPr>
        <w:t xml:space="preserve">Strengthening system security through advanced encryption techniques, intrusion detection systems, and fraud prevention mechanisms.</w:t>
      </w:r>
    </w:p>
    <w:p w:rsidR="00000000" w:rsidDel="00000000" w:rsidP="00000000" w:rsidRDefault="00000000" w:rsidRPr="00000000" w14:paraId="00000531">
      <w:pPr>
        <w:pStyle w:val="Heading2"/>
        <w:tabs>
          <w:tab w:val="left" w:leader="none" w:pos="1079"/>
        </w:tabs>
        <w:spacing w:after="80" w:before="360" w:lineRule="auto"/>
        <w:ind w:left="0" w:right="0" w:firstLine="0"/>
        <w:jc w:val="left"/>
        <w:rPr>
          <w:b w:val="1"/>
          <w:bCs w:val="1"/>
          <w:sz w:val="22"/>
          <w:szCs w:val="22"/>
        </w:rPr>
      </w:pPr>
      <w:bookmarkStart w:colFirst="0" w:colLast="0" w:name="_6fme2axilttp" w:id="22"/>
      <w:bookmarkEnd w:id="22"/>
      <w:r w:rsidDel="00000000" w:rsidR="00000000" w:rsidRPr="00000000">
        <w:rPr>
          <w:b w:val="1"/>
          <w:bCs w:val="1"/>
          <w:sz w:val="22"/>
          <w:szCs w:val="22"/>
          <w:rtl w:val="0"/>
        </w:rPr>
        <w:t xml:space="preserve">Integration with Governmental and Regulatory Systems</w:t>
      </w:r>
    </w:p>
    <w:p w:rsidR="00000000" w:rsidDel="00000000" w:rsidP="00000000" w:rsidRDefault="00000000" w:rsidRPr="00000000" w14:paraId="00000532">
      <w:pPr>
        <w:tabs>
          <w:tab w:val="left" w:leader="none" w:pos="1079"/>
        </w:tabs>
        <w:spacing w:after="240" w:before="240" w:lineRule="auto"/>
        <w:ind w:left="720" w:firstLine="0"/>
        <w:rPr/>
      </w:pPr>
      <w:r w:rsidDel="00000000" w:rsidR="00000000" w:rsidRPr="00000000">
        <w:rPr>
          <w:rtl w:val="0"/>
        </w:rPr>
        <w:t xml:space="preserve">Connecting the platform with official agricultural and land databases to verify ownership, permits, and compliance data when available.</w:t>
      </w:r>
    </w:p>
    <w:p w:rsidR="00000000" w:rsidDel="00000000" w:rsidP="00000000" w:rsidRDefault="00000000" w:rsidRPr="00000000" w14:paraId="00000533">
      <w:pPr>
        <w:pStyle w:val="Heading2"/>
        <w:tabs>
          <w:tab w:val="left" w:leader="none" w:pos="1079"/>
        </w:tabs>
        <w:spacing w:after="80" w:before="360" w:lineRule="auto"/>
        <w:ind w:left="0" w:right="0" w:firstLine="0"/>
        <w:jc w:val="left"/>
        <w:rPr>
          <w:b w:val="1"/>
          <w:bCs w:val="1"/>
          <w:sz w:val="22"/>
          <w:szCs w:val="22"/>
        </w:rPr>
      </w:pPr>
      <w:bookmarkStart w:colFirst="0" w:colLast="0" w:name="_5jyob4kpc4m1" w:id="23"/>
      <w:bookmarkEnd w:id="23"/>
      <w:r w:rsidDel="00000000" w:rsidR="00000000" w:rsidRPr="00000000">
        <w:rPr>
          <w:b w:val="1"/>
          <w:bCs w:val="1"/>
          <w:sz w:val="22"/>
          <w:szCs w:val="22"/>
          <w:rtl w:val="0"/>
        </w:rPr>
        <w:t xml:space="preserve">Supply Chain Expansion</w:t>
      </w:r>
    </w:p>
    <w:p w:rsidR="00000000" w:rsidDel="00000000" w:rsidP="00000000" w:rsidRDefault="00000000" w:rsidRPr="00000000" w14:paraId="00000534">
      <w:pPr>
        <w:tabs>
          <w:tab w:val="left" w:leader="none" w:pos="1079"/>
        </w:tabs>
        <w:spacing w:after="240" w:before="240" w:lineRule="auto"/>
        <w:ind w:left="720" w:firstLine="0"/>
        <w:rPr/>
      </w:pPr>
      <w:r w:rsidDel="00000000" w:rsidR="00000000" w:rsidRPr="00000000">
        <w:rPr>
          <w:rtl w:val="0"/>
        </w:rPr>
        <w:t xml:space="preserve">Extending the system to support the agricultural supply chain, including production tracking, storage, and distribution processes.</w:t>
      </w:r>
    </w:p>
    <w:p w:rsidR="00000000" w:rsidDel="00000000" w:rsidP="00000000" w:rsidRDefault="00000000" w:rsidRPr="00000000" w14:paraId="00000535">
      <w:pPr>
        <w:pStyle w:val="Heading2"/>
        <w:tabs>
          <w:tab w:val="left" w:leader="none" w:pos="1079"/>
        </w:tabs>
        <w:spacing w:after="80" w:before="360" w:lineRule="auto"/>
        <w:ind w:left="0" w:right="0" w:firstLine="0"/>
        <w:jc w:val="left"/>
        <w:rPr>
          <w:b w:val="1"/>
          <w:bCs w:val="1"/>
          <w:sz w:val="22"/>
          <w:szCs w:val="22"/>
        </w:rPr>
      </w:pPr>
      <w:bookmarkStart w:colFirst="0" w:colLast="0" w:name="_wvvnexks21wy" w:id="24"/>
      <w:bookmarkEnd w:id="24"/>
      <w:r w:rsidDel="00000000" w:rsidR="00000000" w:rsidRPr="00000000">
        <w:rPr>
          <w:b w:val="1"/>
          <w:bCs w:val="1"/>
          <w:sz w:val="22"/>
          <w:szCs w:val="22"/>
          <w:rtl w:val="0"/>
        </w:rPr>
        <w:t xml:space="preserve">Predictive Economic and Risk Analysis</w:t>
      </w:r>
    </w:p>
    <w:p w:rsidR="00000000" w:rsidDel="00000000" w:rsidP="00000000" w:rsidRDefault="00000000" w:rsidRPr="00000000" w14:paraId="00000536">
      <w:pPr>
        <w:tabs>
          <w:tab w:val="left" w:leader="none" w:pos="1079"/>
        </w:tabs>
        <w:spacing w:after="240" w:before="240" w:lineRule="auto"/>
        <w:ind w:left="720" w:firstLine="0"/>
        <w:rPr/>
      </w:pPr>
      <w:r w:rsidDel="00000000" w:rsidR="00000000" w:rsidRPr="00000000">
        <w:rPr>
          <w:rtl w:val="0"/>
        </w:rPr>
        <w:t xml:space="preserve">Using historical and real-time data to predict financial risks, market trends, and investment performance fluctuations.</w:t>
      </w:r>
    </w:p>
    <w:p w:rsidR="00000000" w:rsidDel="00000000" w:rsidP="00000000" w:rsidRDefault="00000000" w:rsidRPr="00000000" w14:paraId="00000537">
      <w:pPr>
        <w:pStyle w:val="Heading2"/>
        <w:tabs>
          <w:tab w:val="left" w:leader="none" w:pos="1079"/>
        </w:tabs>
        <w:spacing w:after="80" w:before="360" w:lineRule="auto"/>
        <w:ind w:left="0" w:right="0" w:firstLine="0"/>
        <w:jc w:val="left"/>
        <w:rPr>
          <w:sz w:val="22"/>
          <w:szCs w:val="22"/>
        </w:rPr>
      </w:pPr>
      <w:bookmarkStart w:colFirst="0" w:colLast="0" w:name="_q9q9591z2uvr" w:id="25"/>
      <w:bookmarkEnd w:id="25"/>
      <w:r w:rsidDel="00000000" w:rsidR="00000000" w:rsidRPr="00000000">
        <w:rPr>
          <w:rtl w:val="0"/>
        </w:rPr>
      </w:r>
    </w:p>
    <w:p w:rsidR="00000000" w:rsidDel="00000000" w:rsidP="00000000" w:rsidRDefault="00000000" w:rsidRPr="00000000" w14:paraId="00000538">
      <w:pPr>
        <w:pStyle w:val="Heading2"/>
        <w:tabs>
          <w:tab w:val="left" w:leader="none" w:pos="1079"/>
        </w:tabs>
        <w:spacing w:after="80" w:before="360" w:lineRule="auto"/>
        <w:ind w:left="0" w:right="0" w:firstLine="0"/>
        <w:jc w:val="left"/>
        <w:rPr>
          <w:b w:val="1"/>
          <w:bCs w:val="1"/>
          <w:sz w:val="22"/>
          <w:szCs w:val="22"/>
        </w:rPr>
      </w:pPr>
      <w:bookmarkStart w:colFirst="0" w:colLast="0" w:name="_i54wxqgoa513" w:id="26"/>
      <w:bookmarkEnd w:id="26"/>
      <w:r w:rsidDel="00000000" w:rsidR="00000000" w:rsidRPr="00000000">
        <w:rPr>
          <w:b w:val="1"/>
          <w:bCs w:val="1"/>
          <w:sz w:val="22"/>
          <w:szCs w:val="22"/>
          <w:rtl w:val="0"/>
        </w:rPr>
        <w:t xml:space="preserve">Simulation and Scenario Modeling</w:t>
      </w:r>
    </w:p>
    <w:p w:rsidR="00000000" w:rsidDel="00000000" w:rsidP="00000000" w:rsidRDefault="00000000" w:rsidRPr="00000000" w14:paraId="00000539">
      <w:pPr>
        <w:tabs>
          <w:tab w:val="left" w:leader="none" w:pos="1079"/>
        </w:tabs>
        <w:spacing w:after="240" w:before="240" w:lineRule="auto"/>
        <w:ind w:left="720" w:firstLine="0"/>
        <w:rPr/>
      </w:pPr>
      <w:r w:rsidDel="00000000" w:rsidR="00000000" w:rsidRPr="00000000">
        <w:rPr>
          <w:rtl w:val="0"/>
        </w:rPr>
        <w:t xml:space="preserve">Allowing investors and stakeholders to simulate different agricultural investment scenarios before making real decisions.</w:t>
      </w:r>
    </w:p>
    <w:p w:rsidR="00000000" w:rsidDel="00000000" w:rsidP="00000000" w:rsidRDefault="00000000" w:rsidRPr="00000000" w14:paraId="0000053A">
      <w:pPr>
        <w:pStyle w:val="Heading2"/>
        <w:tabs>
          <w:tab w:val="left" w:leader="none" w:pos="1079"/>
        </w:tabs>
        <w:spacing w:after="80" w:before="360" w:lineRule="auto"/>
        <w:ind w:left="0" w:right="0" w:firstLine="0"/>
        <w:jc w:val="left"/>
        <w:rPr>
          <w:b w:val="1"/>
          <w:bCs w:val="1"/>
          <w:sz w:val="22"/>
          <w:szCs w:val="22"/>
        </w:rPr>
      </w:pPr>
      <w:bookmarkStart w:colFirst="0" w:colLast="0" w:name="_b7d8cb4kt5rk" w:id="27"/>
      <w:bookmarkEnd w:id="27"/>
      <w:r w:rsidDel="00000000" w:rsidR="00000000" w:rsidRPr="00000000">
        <w:rPr>
          <w:b w:val="1"/>
          <w:bCs w:val="1"/>
          <w:sz w:val="22"/>
          <w:szCs w:val="22"/>
          <w:rtl w:val="0"/>
        </w:rPr>
        <w:t xml:space="preserve">Explainable Artificial Intelligence (XAI)</w:t>
      </w:r>
    </w:p>
    <w:p w:rsidR="00000000" w:rsidDel="00000000" w:rsidP="00000000" w:rsidRDefault="00000000" w:rsidRPr="00000000" w14:paraId="0000053B">
      <w:pPr>
        <w:tabs>
          <w:tab w:val="left" w:leader="none" w:pos="1079"/>
        </w:tabs>
        <w:spacing w:after="240" w:before="240" w:lineRule="auto"/>
        <w:ind w:left="720" w:firstLine="0"/>
        <w:rPr/>
      </w:pPr>
      <w:r w:rsidDel="00000000" w:rsidR="00000000" w:rsidRPr="00000000">
        <w:rPr>
          <w:rtl w:val="0"/>
        </w:rPr>
        <w:t xml:space="preserve">Providing transparent explanations for AI-based recommendations to improve trust and decision understanding.</w:t>
      </w:r>
    </w:p>
    <w:p w:rsidR="00000000" w:rsidDel="00000000" w:rsidP="00000000" w:rsidRDefault="00000000" w:rsidRPr="00000000" w14:paraId="0000053C">
      <w:pPr>
        <w:pStyle w:val="Heading2"/>
        <w:tabs>
          <w:tab w:val="left" w:leader="none" w:pos="1079"/>
        </w:tabs>
        <w:spacing w:after="80" w:before="360" w:lineRule="auto"/>
        <w:ind w:left="0" w:right="0" w:firstLine="0"/>
        <w:jc w:val="left"/>
        <w:rPr>
          <w:b w:val="1"/>
          <w:bCs w:val="1"/>
          <w:sz w:val="22"/>
          <w:szCs w:val="22"/>
        </w:rPr>
      </w:pPr>
      <w:bookmarkStart w:colFirst="0" w:colLast="0" w:name="_rvel8z840piw" w:id="28"/>
      <w:bookmarkEnd w:id="28"/>
      <w:r w:rsidDel="00000000" w:rsidR="00000000" w:rsidRPr="00000000">
        <w:rPr>
          <w:b w:val="1"/>
          <w:bCs w:val="1"/>
          <w:sz w:val="22"/>
          <w:szCs w:val="22"/>
          <w:rtl w:val="0"/>
        </w:rPr>
        <w:t xml:space="preserve">Role-Based Access Control (RBAC)</w:t>
      </w:r>
    </w:p>
    <w:p w:rsidR="00000000" w:rsidDel="00000000" w:rsidP="00000000" w:rsidRDefault="00000000" w:rsidRPr="00000000" w14:paraId="0000053D">
      <w:pPr>
        <w:tabs>
          <w:tab w:val="left" w:leader="none" w:pos="1079"/>
        </w:tabs>
        <w:spacing w:after="240" w:before="240" w:lineRule="auto"/>
        <w:ind w:left="720" w:firstLine="0"/>
        <w:rPr/>
      </w:pPr>
      <w:r w:rsidDel="00000000" w:rsidR="00000000" w:rsidRPr="00000000">
        <w:rPr>
          <w:rtl w:val="0"/>
        </w:rPr>
        <w:t xml:space="preserve">Enhancing permission management to ensure secure and structured access for different user roles.</w:t>
      </w:r>
    </w:p>
    <w:p w:rsidR="00000000" w:rsidDel="00000000" w:rsidP="00000000" w:rsidRDefault="00000000" w:rsidRPr="00000000" w14:paraId="0000053E">
      <w:pPr>
        <w:pStyle w:val="Heading2"/>
        <w:tabs>
          <w:tab w:val="left" w:leader="none" w:pos="1079"/>
        </w:tabs>
        <w:spacing w:after="80" w:before="360" w:lineRule="auto"/>
        <w:ind w:left="0" w:right="0" w:firstLine="0"/>
        <w:jc w:val="left"/>
        <w:rPr>
          <w:b w:val="1"/>
          <w:bCs w:val="1"/>
          <w:sz w:val="22"/>
          <w:szCs w:val="22"/>
        </w:rPr>
      </w:pPr>
      <w:bookmarkStart w:colFirst="0" w:colLast="0" w:name="_rc3g5cqfp4ou" w:id="29"/>
      <w:bookmarkEnd w:id="29"/>
      <w:r w:rsidDel="00000000" w:rsidR="00000000" w:rsidRPr="00000000">
        <w:rPr>
          <w:b w:val="1"/>
          <w:bCs w:val="1"/>
          <w:sz w:val="22"/>
          <w:szCs w:val="22"/>
          <w:rtl w:val="0"/>
        </w:rPr>
        <w:t xml:space="preserve">Geographic Information System (GIS) Integration</w:t>
      </w:r>
    </w:p>
    <w:p w:rsidR="00000000" w:rsidDel="00000000" w:rsidP="00000000" w:rsidRDefault="00000000" w:rsidRPr="00000000" w14:paraId="0000053F">
      <w:pPr>
        <w:tabs>
          <w:tab w:val="left" w:leader="none" w:pos="1079"/>
        </w:tabs>
        <w:spacing w:after="240" w:before="240" w:lineRule="auto"/>
        <w:ind w:left="720" w:firstLine="0"/>
        <w:rPr/>
      </w:pPr>
      <w:r w:rsidDel="00000000" w:rsidR="00000000" w:rsidRPr="00000000">
        <w:rPr>
          <w:rtl w:val="0"/>
        </w:rPr>
        <w:t xml:space="preserve">Visualizing agricultural lands and investment projects on interactive maps for better spatial analysis and decision-making.</w:t>
      </w:r>
    </w:p>
    <w:p w:rsidR="00000000" w:rsidDel="00000000" w:rsidP="00000000" w:rsidRDefault="00000000" w:rsidRPr="00000000" w14:paraId="00000540">
      <w:pPr>
        <w:pStyle w:val="Heading2"/>
        <w:tabs>
          <w:tab w:val="left" w:leader="none" w:pos="1079"/>
        </w:tabs>
        <w:spacing w:after="80" w:before="360" w:lineRule="auto"/>
        <w:ind w:left="0" w:right="0" w:firstLine="0"/>
        <w:jc w:val="left"/>
        <w:rPr>
          <w:b w:val="1"/>
          <w:bCs w:val="1"/>
          <w:sz w:val="22"/>
          <w:szCs w:val="22"/>
        </w:rPr>
      </w:pPr>
      <w:bookmarkStart w:colFirst="0" w:colLast="0" w:name="_or5vcd8dn001" w:id="30"/>
      <w:bookmarkEnd w:id="30"/>
      <w:r w:rsidDel="00000000" w:rsidR="00000000" w:rsidRPr="00000000">
        <w:rPr>
          <w:b w:val="1"/>
          <w:bCs w:val="1"/>
          <w:sz w:val="22"/>
          <w:szCs w:val="22"/>
          <w:rtl w:val="0"/>
        </w:rPr>
        <w:t xml:space="preserve">Environmental Impact Assessment Tools</w:t>
      </w:r>
    </w:p>
    <w:p w:rsidR="00000000" w:rsidDel="00000000" w:rsidP="00000000" w:rsidRDefault="00000000" w:rsidRPr="00000000" w14:paraId="00000541">
      <w:pPr>
        <w:tabs>
          <w:tab w:val="left" w:leader="none" w:pos="1079"/>
        </w:tabs>
        <w:spacing w:after="240" w:before="240" w:lineRule="auto"/>
        <w:ind w:left="720" w:firstLine="0"/>
        <w:rPr/>
      </w:pPr>
      <w:r w:rsidDel="00000000" w:rsidR="00000000" w:rsidRPr="00000000">
        <w:rPr>
          <w:rtl w:val="0"/>
        </w:rPr>
        <w:t xml:space="preserve">Evaluating the environmental sustainability and ecological impact of agricultural investment activities.</w:t>
      </w:r>
    </w:p>
    <w:p w:rsidR="00000000" w:rsidDel="00000000" w:rsidP="00000000" w:rsidRDefault="00000000" w:rsidRPr="00000000" w14:paraId="00000542">
      <w:pPr>
        <w:pStyle w:val="Heading2"/>
        <w:tabs>
          <w:tab w:val="left" w:leader="none" w:pos="1079"/>
        </w:tabs>
        <w:spacing w:after="80" w:before="360" w:lineRule="auto"/>
        <w:ind w:left="0" w:right="0" w:firstLine="0"/>
        <w:jc w:val="left"/>
        <w:rPr>
          <w:b w:val="1"/>
          <w:bCs w:val="1"/>
          <w:sz w:val="22"/>
          <w:szCs w:val="22"/>
        </w:rPr>
      </w:pPr>
      <w:bookmarkStart w:colFirst="0" w:colLast="0" w:name="_noxbc6ciohf5" w:id="31"/>
      <w:bookmarkEnd w:id="31"/>
      <w:r w:rsidDel="00000000" w:rsidR="00000000" w:rsidRPr="00000000">
        <w:rPr>
          <w:b w:val="1"/>
          <w:bCs w:val="1"/>
          <w:sz w:val="22"/>
          <w:szCs w:val="22"/>
          <w:rtl w:val="0"/>
        </w:rPr>
        <w:t xml:space="preserve">Business Intelligence and Analytics Dashboards</w:t>
      </w:r>
    </w:p>
    <w:p w:rsidR="00000000" w:rsidDel="00000000" w:rsidP="00000000" w:rsidRDefault="00000000" w:rsidRPr="00000000" w14:paraId="00000543">
      <w:pPr>
        <w:tabs>
          <w:tab w:val="left" w:leader="none" w:pos="1079"/>
        </w:tabs>
        <w:spacing w:after="240" w:before="240" w:lineRule="auto"/>
        <w:ind w:left="720" w:firstLine="0"/>
        <w:rPr/>
      </w:pPr>
      <w:r w:rsidDel="00000000" w:rsidR="00000000" w:rsidRPr="00000000">
        <w:rPr>
          <w:rtl w:val="0"/>
        </w:rPr>
        <w:t xml:space="preserve">Providing interactive dashboards with real-time insights and key performance indicators for investment analysis.</w:t>
      </w:r>
    </w:p>
    <w:p w:rsidR="00000000" w:rsidDel="00000000" w:rsidP="00000000" w:rsidRDefault="00000000" w:rsidRPr="00000000" w14:paraId="00000544">
      <w:pPr>
        <w:pStyle w:val="Heading2"/>
        <w:tabs>
          <w:tab w:val="left" w:leader="none" w:pos="1079"/>
        </w:tabs>
        <w:spacing w:after="80" w:before="360" w:lineRule="auto"/>
        <w:ind w:left="0" w:right="0" w:firstLine="0"/>
        <w:jc w:val="left"/>
        <w:rPr>
          <w:b w:val="1"/>
          <w:bCs w:val="1"/>
          <w:sz w:val="22"/>
          <w:szCs w:val="22"/>
        </w:rPr>
      </w:pPr>
      <w:bookmarkStart w:colFirst="0" w:colLast="0" w:name="_tjv28ixvoo5f" w:id="32"/>
      <w:bookmarkEnd w:id="32"/>
      <w:r w:rsidDel="00000000" w:rsidR="00000000" w:rsidRPr="00000000">
        <w:rPr>
          <w:b w:val="1"/>
          <w:bCs w:val="1"/>
          <w:sz w:val="22"/>
          <w:szCs w:val="22"/>
          <w:rtl w:val="0"/>
        </w:rPr>
        <w:t xml:space="preserve">Blockchain Integration (Future Consideration)</w:t>
      </w:r>
    </w:p>
    <w:p w:rsidR="00000000" w:rsidDel="00000000" w:rsidP="00000000" w:rsidRDefault="00000000" w:rsidRPr="00000000" w14:paraId="00000545">
      <w:pPr>
        <w:tabs>
          <w:tab w:val="left" w:leader="none" w:pos="1079"/>
        </w:tabs>
        <w:spacing w:after="240" w:before="240" w:lineRule="auto"/>
        <w:ind w:left="720" w:firstLine="0"/>
        <w:rPr/>
      </w:pPr>
      <w:r w:rsidDel="00000000" w:rsidR="00000000" w:rsidRPr="00000000">
        <w:rPr>
          <w:rtl w:val="0"/>
        </w:rPr>
        <w:t xml:space="preserve">Introducing secure and tamper-proof transaction records to enhance transparency and trust.</w:t>
      </w:r>
    </w:p>
    <w:p w:rsidR="00000000" w:rsidDel="00000000" w:rsidP="00000000" w:rsidRDefault="00000000" w:rsidRPr="00000000" w14:paraId="00000546">
      <w:pPr>
        <w:pStyle w:val="Heading2"/>
        <w:tabs>
          <w:tab w:val="left" w:leader="none" w:pos="1079"/>
        </w:tabs>
        <w:spacing w:after="80" w:before="360" w:lineRule="auto"/>
        <w:ind w:left="0" w:right="0" w:firstLine="0"/>
        <w:jc w:val="left"/>
        <w:rPr>
          <w:b w:val="1"/>
          <w:bCs w:val="1"/>
          <w:sz w:val="22"/>
          <w:szCs w:val="22"/>
        </w:rPr>
      </w:pPr>
      <w:bookmarkStart w:colFirst="0" w:colLast="0" w:name="_dapgjyoayrfl" w:id="33"/>
      <w:bookmarkEnd w:id="33"/>
      <w:r w:rsidDel="00000000" w:rsidR="00000000" w:rsidRPr="00000000">
        <w:rPr>
          <w:b w:val="1"/>
          <w:bCs w:val="1"/>
          <w:sz w:val="22"/>
          <w:szCs w:val="22"/>
          <w:rtl w:val="0"/>
        </w:rPr>
        <w:t xml:space="preserve">Cross-Regional and Multi-Language Expansion</w:t>
      </w:r>
    </w:p>
    <w:p w:rsidR="00000000" w:rsidDel="00000000" w:rsidP="00000000" w:rsidRDefault="00000000" w:rsidRPr="00000000" w14:paraId="00000547">
      <w:pPr>
        <w:tabs>
          <w:tab w:val="left" w:leader="none" w:pos="1079"/>
        </w:tabs>
        <w:spacing w:after="240" w:before="240" w:lineRule="auto"/>
        <w:ind w:left="720" w:firstLine="0"/>
        <w:rPr/>
      </w:pPr>
      <w:r w:rsidDel="00000000" w:rsidR="00000000" w:rsidRPr="00000000">
        <w:rPr>
          <w:rtl w:val="0"/>
        </w:rPr>
        <w:t xml:space="preserve">Supporting multiple regions, languages, and regulatory frameworks to expand the platform’s reach.</w:t>
      </w:r>
    </w:p>
    <w:p w:rsidR="00000000" w:rsidDel="00000000" w:rsidP="00000000" w:rsidRDefault="00000000" w:rsidRPr="00000000" w14:paraId="00000548">
      <w:pPr>
        <w:pStyle w:val="Heading2"/>
        <w:tabs>
          <w:tab w:val="left" w:leader="none" w:pos="1079"/>
        </w:tabs>
        <w:spacing w:after="80" w:before="360" w:lineRule="auto"/>
        <w:ind w:left="0" w:right="0" w:firstLine="0"/>
        <w:jc w:val="left"/>
        <w:rPr>
          <w:b w:val="1"/>
          <w:bCs w:val="1"/>
          <w:sz w:val="22"/>
          <w:szCs w:val="22"/>
        </w:rPr>
      </w:pPr>
      <w:bookmarkStart w:colFirst="0" w:colLast="0" w:name="_xm6w5y3p4zeq" w:id="34"/>
      <w:bookmarkEnd w:id="34"/>
      <w:r w:rsidDel="00000000" w:rsidR="00000000" w:rsidRPr="00000000">
        <w:rPr>
          <w:b w:val="1"/>
          <w:bCs w:val="1"/>
          <w:sz w:val="22"/>
          <w:szCs w:val="22"/>
          <w:rtl w:val="0"/>
        </w:rPr>
        <w:t xml:space="preserve">Community-Based Recommendation System</w:t>
      </w:r>
    </w:p>
    <w:p w:rsidR="00000000" w:rsidDel="00000000" w:rsidP="00000000" w:rsidRDefault="00000000" w:rsidRPr="00000000" w14:paraId="00000549">
      <w:pPr>
        <w:tabs>
          <w:tab w:val="left" w:leader="none" w:pos="1079"/>
        </w:tabs>
        <w:spacing w:after="240" w:before="240" w:lineRule="auto"/>
        <w:ind w:left="720" w:firstLine="0"/>
        <w:rPr/>
      </w:pPr>
      <w:r w:rsidDel="00000000" w:rsidR="00000000" w:rsidRPr="00000000">
        <w:rPr>
          <w:rtl w:val="0"/>
        </w:rPr>
        <w:t xml:space="preserve">Leveraging collective user feedback and experience to improve investment and agricultural recommendations.</w:t>
      </w:r>
    </w:p>
    <w:p w:rsidR="00000000" w:rsidDel="00000000" w:rsidP="00000000" w:rsidRDefault="00000000" w:rsidRPr="00000000" w14:paraId="0000054A">
      <w:pPr>
        <w:pStyle w:val="Heading2"/>
        <w:tabs>
          <w:tab w:val="left" w:leader="none" w:pos="1079"/>
        </w:tabs>
        <w:spacing w:after="80" w:before="360" w:lineRule="auto"/>
        <w:ind w:left="0" w:right="0" w:firstLine="0"/>
        <w:jc w:val="left"/>
        <w:rPr>
          <w:b w:val="1"/>
          <w:bCs w:val="1"/>
          <w:sz w:val="22"/>
          <w:szCs w:val="22"/>
        </w:rPr>
      </w:pPr>
      <w:bookmarkStart w:colFirst="0" w:colLast="0" w:name="_7lrh8jk09ytd" w:id="35"/>
      <w:bookmarkEnd w:id="35"/>
      <w:r w:rsidDel="00000000" w:rsidR="00000000" w:rsidRPr="00000000">
        <w:rPr>
          <w:b w:val="1"/>
          <w:bCs w:val="1"/>
          <w:sz w:val="22"/>
          <w:szCs w:val="22"/>
          <w:rtl w:val="0"/>
        </w:rPr>
        <w:t xml:space="preserve">Farm Management Module (Future Extension)</w:t>
      </w:r>
    </w:p>
    <w:p w:rsidR="00000000" w:rsidDel="00000000" w:rsidP="00000000" w:rsidRDefault="00000000" w:rsidRPr="00000000" w14:paraId="0000054B">
      <w:pPr>
        <w:tabs>
          <w:tab w:val="left" w:leader="none" w:pos="1079"/>
        </w:tabs>
        <w:spacing w:after="240" w:before="240" w:lineRule="auto"/>
        <w:ind w:left="720" w:firstLine="0"/>
        <w:rPr/>
      </w:pPr>
      <w:r w:rsidDel="00000000" w:rsidR="00000000" w:rsidRPr="00000000">
        <w:rPr>
          <w:rtl w:val="0"/>
        </w:rPr>
        <w:t xml:space="preserve">Introducing a dedicated farm management module to support farmers in daily agricultural operations such as crop planning, resource allocation, irrigation scheduling, and performance tracking. This module would enhance operational efficiency and complement the investment decision process by providing more accurate and real-time farm-level data.</w:t>
      </w:r>
    </w:p>
    <w:p w:rsidR="00000000" w:rsidDel="00000000" w:rsidP="00000000" w:rsidRDefault="00000000" w:rsidRPr="00000000" w14:paraId="0000054C">
      <w:pPr>
        <w:tabs>
          <w:tab w:val="left" w:leader="none" w:pos="1079"/>
        </w:tabs>
        <w:ind w:left="1080" w:firstLine="0"/>
        <w:rPr/>
      </w:pPr>
      <w:r w:rsidDel="00000000" w:rsidR="00000000" w:rsidRPr="00000000">
        <w:rPr>
          <w:rtl w:val="0"/>
        </w:rPr>
      </w:r>
    </w:p>
    <w:p w:rsidR="00000000" w:rsidDel="00000000" w:rsidP="00000000" w:rsidRDefault="00000000" w:rsidRPr="00000000" w14:paraId="0000054D">
      <w:pPr>
        <w:pStyle w:val="Heading2"/>
        <w:tabs>
          <w:tab w:val="left" w:leader="none" w:pos="1079"/>
        </w:tabs>
        <w:spacing w:after="80" w:before="360" w:lineRule="auto"/>
        <w:ind w:left="0" w:right="0" w:firstLine="0"/>
        <w:jc w:val="left"/>
        <w:rPr>
          <w:b w:val="1"/>
          <w:bCs w:val="1"/>
          <w:sz w:val="22"/>
          <w:szCs w:val="22"/>
        </w:rPr>
      </w:pPr>
      <w:bookmarkStart w:colFirst="0" w:colLast="0" w:name="_1ppdwkrcz0tu" w:id="36"/>
      <w:bookmarkEnd w:id="36"/>
      <w:r w:rsidDel="00000000" w:rsidR="00000000" w:rsidRPr="00000000">
        <w:rPr>
          <w:b w:val="1"/>
          <w:bCs w:val="1"/>
          <w:sz w:val="22"/>
          <w:szCs w:val="22"/>
          <w:rtl w:val="0"/>
        </w:rPr>
        <w:t xml:space="preserve">Agricultural Marketplace Module (Future Extension)</w:t>
      </w:r>
    </w:p>
    <w:p w:rsidR="00000000" w:rsidDel="00000000" w:rsidP="00000000" w:rsidRDefault="00000000" w:rsidRPr="00000000" w14:paraId="0000054E">
      <w:pPr>
        <w:tabs>
          <w:tab w:val="left" w:leader="none" w:pos="1079"/>
        </w:tabs>
        <w:spacing w:after="240" w:before="240" w:lineRule="auto"/>
        <w:ind w:left="720" w:firstLine="0"/>
        <w:rPr/>
      </w:pPr>
      <w:r w:rsidDel="00000000" w:rsidR="00000000" w:rsidRPr="00000000">
        <w:rPr>
          <w:rtl w:val="0"/>
        </w:rPr>
        <w:t xml:space="preserve">Adding an integrated agricultural marketplace that enables farmers to list and sell their harvested crops directly to buyers. This module would support product showcasing, pricing transparency, and direct communication between farmers and buyers, reducing dependency on intermediaries and improving market efficiency.</w:t>
      </w:r>
    </w:p>
    <w:p w:rsidR="00000000" w:rsidDel="00000000" w:rsidP="00000000" w:rsidRDefault="00000000" w:rsidRPr="00000000" w14:paraId="0000054F">
      <w:pPr>
        <w:tabs>
          <w:tab w:val="left" w:leader="none" w:pos="1079"/>
        </w:tabs>
        <w:ind w:left="360" w:firstLine="0"/>
        <w:rPr/>
      </w:pPr>
      <w:r w:rsidDel="00000000" w:rsidR="00000000" w:rsidRPr="00000000">
        <w:rPr>
          <w:rtl w:val="0"/>
        </w:rPr>
      </w:r>
    </w:p>
    <w:p w:rsidR="00000000" w:rsidDel="00000000" w:rsidP="00000000" w:rsidRDefault="00000000" w:rsidRPr="00000000" w14:paraId="00000550">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1">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2">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3">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4">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5">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6">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7">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8">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9">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A">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B">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C">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D">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E">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5F">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0">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1">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2">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3">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4">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5">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6">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7">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8">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9">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A">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B">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C">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D">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56E">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REFERENCES</w:t>
      </w:r>
    </w:p>
    <w:p w:rsidR="00000000" w:rsidDel="00000000" w:rsidP="00000000" w:rsidRDefault="00000000" w:rsidRPr="00000000" w14:paraId="00000570">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71">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72">
      <w:pPr>
        <w:tabs>
          <w:tab w:val="left" w:leader="none" w:pos="1079"/>
        </w:tabs>
        <w:spacing w:before="184" w:lineRule="auto"/>
        <w:ind w:left="360" w:firstLine="0"/>
        <w:rPr>
          <w:b w:val="1"/>
          <w:bCs w:val="1"/>
          <w:sz w:val="26"/>
          <w:szCs w:val="26"/>
        </w:rPr>
      </w:pPr>
      <w:hyperlink r:id="rId43">
        <w:r w:rsidDel="00000000" w:rsidR="00000000" w:rsidRPr="00000000">
          <w:rPr>
            <w:b w:val="1"/>
            <w:bCs w:val="1"/>
            <w:color w:val="0000ff"/>
            <w:sz w:val="26"/>
            <w:szCs w:val="26"/>
            <w:u w:val="single"/>
            <w:rtl w:val="0"/>
          </w:rPr>
          <w:t xml:space="preserve">https://www.businesstodayegypt.com/Article/1/5364/Entlaq-Launches-Egypt%E2%80%99s-1st-Agritech-Report</w:t>
        </w:r>
      </w:hyperlink>
      <w:r w:rsidDel="00000000" w:rsidR="00000000" w:rsidRPr="00000000">
        <w:rPr>
          <w:rtl w:val="0"/>
        </w:rPr>
      </w:r>
    </w:p>
    <w:p w:rsidR="00000000" w:rsidDel="00000000" w:rsidP="00000000" w:rsidRDefault="00000000" w:rsidRPr="00000000" w14:paraId="00000573">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74">
      <w:pPr>
        <w:tabs>
          <w:tab w:val="left" w:leader="none" w:pos="1079"/>
        </w:tabs>
        <w:spacing w:before="184" w:lineRule="auto"/>
        <w:ind w:left="360" w:firstLine="0"/>
        <w:rPr>
          <w:b w:val="1"/>
          <w:bCs w:val="1"/>
          <w:sz w:val="26"/>
          <w:szCs w:val="26"/>
          <w:u w:val="single"/>
        </w:rPr>
      </w:pPr>
      <w:r w:rsidDel="00000000" w:rsidR="00000000" w:rsidRPr="00000000">
        <w:rPr>
          <w:b w:val="1"/>
          <w:bCs w:val="1"/>
          <w:sz w:val="26"/>
          <w:szCs w:val="26"/>
          <w:rtl w:val="0"/>
        </w:rPr>
        <w:t xml:space="preserve"> </w:t>
      </w:r>
      <w:hyperlink r:id="rId44">
        <w:r w:rsidDel="00000000" w:rsidR="00000000" w:rsidRPr="00000000">
          <w:rPr>
            <w:b w:val="1"/>
            <w:bCs w:val="1"/>
            <w:color w:val="0000ff"/>
            <w:sz w:val="26"/>
            <w:szCs w:val="26"/>
            <w:u w:val="single"/>
            <w:rtl w:val="0"/>
          </w:rPr>
          <w:t xml:space="preserve">https://www.zawya.com/en/economy/north-africa/african-agribusiness-market-expected-to-reach-1tr-by-2030-ha77kb4y</w:t>
        </w:r>
      </w:hyperlink>
      <w:r w:rsidDel="00000000" w:rsidR="00000000" w:rsidRPr="00000000">
        <w:rPr>
          <w:rtl w:val="0"/>
        </w:rPr>
      </w:r>
    </w:p>
    <w:p w:rsidR="00000000" w:rsidDel="00000000" w:rsidP="00000000" w:rsidRDefault="00000000" w:rsidRPr="00000000" w14:paraId="00000575">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76">
      <w:pPr>
        <w:tabs>
          <w:tab w:val="left" w:leader="none" w:pos="1079"/>
        </w:tabs>
        <w:spacing w:before="184" w:lineRule="auto"/>
        <w:ind w:left="360" w:firstLine="0"/>
        <w:rPr>
          <w:b w:val="1"/>
          <w:bCs w:val="1"/>
          <w:sz w:val="26"/>
          <w:szCs w:val="26"/>
        </w:rPr>
        <w:sectPr>
          <w:type w:val="nextPage"/>
          <w:pgSz w:h="15840" w:w="12240" w:orient="portrait"/>
          <w:pgMar w:bottom="1200" w:top="1440" w:left="1080" w:right="1080" w:header="0" w:footer="1009"/>
        </w:sectPr>
      </w:pPr>
      <w:r w:rsidDel="00000000" w:rsidR="00000000" w:rsidRPr="00000000">
        <w:rPr>
          <w:b w:val="1"/>
          <w:bCs w:val="1"/>
          <w:sz w:val="26"/>
          <w:szCs w:val="26"/>
          <w:rtl w:val="0"/>
        </w:rPr>
        <w:t xml:space="preserve"> </w:t>
      </w:r>
      <w:hyperlink r:id="rId45">
        <w:r w:rsidDel="00000000" w:rsidR="00000000" w:rsidRPr="00000000">
          <w:rPr>
            <w:b w:val="1"/>
            <w:bCs w:val="1"/>
            <w:color w:val="0000ff"/>
            <w:sz w:val="26"/>
            <w:szCs w:val="26"/>
            <w:u w:val="single"/>
            <w:rtl w:val="0"/>
          </w:rPr>
          <w:t xml:space="preserve">https://data.worldbank.org/country/egypt-arab-rep</w:t>
        </w:r>
      </w:hyperlink>
      <w:r w:rsidDel="00000000" w:rsidR="00000000" w:rsidRPr="00000000">
        <w:rPr>
          <w:rtl w:val="0"/>
        </w:rPr>
      </w:r>
    </w:p>
    <w:p w:rsidR="00000000" w:rsidDel="00000000" w:rsidP="00000000" w:rsidRDefault="00000000" w:rsidRPr="00000000" w14:paraId="00000577">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78">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579">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57A">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57B">
      <w:pPr>
        <w:tabs>
          <w:tab w:val="left" w:leader="none" w:pos="1079"/>
        </w:tabs>
        <w:spacing w:before="184" w:lineRule="auto"/>
        <w:rPr>
          <w:b w:val="1"/>
          <w:bCs w:val="1"/>
          <w:sz w:val="26"/>
          <w:szCs w:val="26"/>
        </w:rPr>
      </w:pPr>
      <w:r w:rsidDel="00000000" w:rsidR="00000000" w:rsidRPr="00000000">
        <w:rPr>
          <w:rtl w:val="0"/>
        </w:rPr>
      </w:r>
    </w:p>
    <w:sectPr>
      <w:type w:val="nextPage"/>
      <w:pgSz w:h="15840" w:w="12240" w:orient="portrait"/>
      <w:pgMar w:bottom="1200" w:top="1680" w:left="1080" w:right="1080" w:header="0" w:footer="10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3117373</wp:posOffset>
              </wp:positionH>
              <wp:positionV relativeFrom="paragraph">
                <wp:posOffset>9268743</wp:posOffset>
              </wp:positionV>
              <wp:extent cx="179070" cy="184150"/>
              <wp:effectExtent b="0" l="0" r="0" t="0"/>
              <wp:wrapNone/>
              <wp:docPr id="1" name=""/>
              <a:graphic>
                <a:graphicData uri="http://schemas.microsoft.com/office/word/2010/wordprocessingShape">
                  <wps:wsp>
                    <wps:cNvSpPr/>
                    <wps:cNvPr id="2" name="Shape 2"/>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99999618530273"/>
                            <w:ind w:left="60" w:right="0" w:firstLine="1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3117373</wp:posOffset>
              </wp:positionH>
              <wp:positionV relativeFrom="paragraph">
                <wp:posOffset>9268743</wp:posOffset>
              </wp:positionV>
              <wp:extent cx="179070" cy="184150"/>
              <wp:effectExtent b="0" l="0" r="0" t="0"/>
              <wp:wrapNone/>
              <wp:docPr id="1"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79070" cy="184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3107371</wp:posOffset>
              </wp:positionH>
              <wp:positionV relativeFrom="paragraph">
                <wp:posOffset>9268743</wp:posOffset>
              </wp:positionV>
              <wp:extent cx="186055" cy="184150"/>
              <wp:effectExtent b="0" l="0" r="0" t="0"/>
              <wp:wrapNone/>
              <wp:docPr id="2" name=""/>
              <a:graphic>
                <a:graphicData uri="http://schemas.microsoft.com/office/word/2010/wordprocessingShape">
                  <wps:wsp>
                    <wps:cNvSpPr/>
                    <wps:cNvPr id="3" name="Shape 3"/>
                    <wps:spPr>
                      <a:xfrm>
                        <a:off x="5262498" y="3697450"/>
                        <a:ext cx="167005" cy="165100"/>
                      </a:xfrm>
                      <a:prstGeom prst="rect">
                        <a:avLst/>
                      </a:prstGeom>
                      <a:noFill/>
                      <a:ln>
                        <a:noFill/>
                      </a:ln>
                    </wps:spPr>
                    <wps:txbx>
                      <w:txbxContent>
                        <w:p w:rsidR="00000000" w:rsidDel="00000000" w:rsidP="00000000" w:rsidRDefault="00000000" w:rsidRPr="00000000">
                          <w:pPr>
                            <w:spacing w:after="0" w:before="0" w:line="243.99999618530273"/>
                            <w:ind w:left="2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3107371</wp:posOffset>
              </wp:positionH>
              <wp:positionV relativeFrom="paragraph">
                <wp:posOffset>9268743</wp:posOffset>
              </wp:positionV>
              <wp:extent cx="186055" cy="184150"/>
              <wp:effectExtent b="0" l="0" r="0" t="0"/>
              <wp:wrapNone/>
              <wp:docPr id="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186055" cy="1841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3138953</wp:posOffset>
              </wp:positionH>
              <wp:positionV relativeFrom="paragraph">
                <wp:posOffset>9406684</wp:posOffset>
              </wp:positionV>
              <wp:extent cx="224154" cy="184150"/>
              <wp:effectExtent b="0" l="0" r="0" t="0"/>
              <wp:wrapNone/>
              <wp:docPr id="3" name=""/>
              <a:graphic>
                <a:graphicData uri="http://schemas.microsoft.com/office/word/2010/wordprocessingShape">
                  <wps:wsp>
                    <wps:cNvSpPr/>
                    <wps:cNvPr id="4" name="Shape 4"/>
                    <wps:spPr>
                      <a:xfrm>
                        <a:off x="5243448" y="3697450"/>
                        <a:ext cx="205104" cy="165100"/>
                      </a:xfrm>
                      <a:prstGeom prst="rect">
                        <a:avLst/>
                      </a:prstGeom>
                      <a:noFill/>
                      <a:ln>
                        <a:noFill/>
                      </a:ln>
                    </wps:spPr>
                    <wps:txbx>
                      <w:txbxContent>
                        <w:p w:rsidR="00000000" w:rsidDel="00000000" w:rsidP="00000000" w:rsidRDefault="00000000" w:rsidRPr="00000000">
                          <w:pPr>
                            <w:spacing w:after="0" w:before="0" w:line="243.99999618530273"/>
                            <w:ind w:left="2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3138953</wp:posOffset>
              </wp:positionH>
              <wp:positionV relativeFrom="paragraph">
                <wp:posOffset>9406684</wp:posOffset>
              </wp:positionV>
              <wp:extent cx="224154" cy="184150"/>
              <wp:effectExtent b="0" l="0" r="0" t="0"/>
              <wp:wrapNone/>
              <wp:docPr id="3"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224154" cy="18415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1080" w:hanging="720"/>
      </w:pPr>
      <w:rPr/>
    </w:lvl>
    <w:lvl w:ilvl="1">
      <w:start w:val="1"/>
      <w:numFmt w:val="decimal"/>
      <w:lvlText w:val="%1.%2"/>
      <w:lvlJc w:val="left"/>
      <w:pPr>
        <w:ind w:left="1080" w:hanging="720"/>
      </w:pPr>
      <w:rPr>
        <w:rFonts w:ascii="Arial" w:cs="Arial" w:eastAsia="Arial" w:hAnsi="Arial"/>
        <w:b w:val="1"/>
        <w:bCs w:val="1"/>
        <w:i w:val="0"/>
        <w:iCs w:val="0"/>
        <w:sz w:val="26"/>
        <w:szCs w:val="26"/>
      </w:rPr>
    </w:lvl>
    <w:lvl w:ilvl="2">
      <w:start w:val="0"/>
      <w:numFmt w:val="bullet"/>
      <w:lvlText w:val="•"/>
      <w:lvlJc w:val="left"/>
      <w:pPr>
        <w:ind w:left="2880" w:hanging="720"/>
      </w:pPr>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10">
    <w:lvl w:ilvl="0">
      <w:start w:val="4"/>
      <w:numFmt w:val="decimal"/>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1080" w:hanging="720"/>
      </w:pPr>
      <w:rPr>
        <w:rFonts w:ascii="Arial" w:cs="Arial" w:eastAsia="Arial" w:hAnsi="Arial"/>
        <w:b w:val="1"/>
        <w:bCs w:val="1"/>
        <w:i w:val="0"/>
        <w:iCs w:val="0"/>
        <w:sz w:val="24"/>
        <w:szCs w:val="24"/>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3"/>
      <w:numFmt w:val="decimal"/>
      <w:lvlText w:val="%1"/>
      <w:lvlJc w:val="left"/>
      <w:pPr>
        <w:ind w:left="1080" w:hanging="720"/>
      </w:pPr>
      <w:rPr/>
    </w:lvl>
    <w:lvl w:ilvl="1">
      <w:start w:val="1"/>
      <w:numFmt w:val="decimal"/>
      <w:lvlText w:val="%1.%2"/>
      <w:lvlJc w:val="left"/>
      <w:pPr>
        <w:ind w:left="1080" w:hanging="720"/>
      </w:pPr>
      <w:rPr>
        <w:rFonts w:ascii="Arial" w:cs="Arial" w:eastAsia="Arial" w:hAnsi="Arial"/>
        <w:b w:val="1"/>
        <w:bCs w:val="1"/>
        <w:i w:val="0"/>
        <w:iCs w:val="0"/>
        <w:sz w:val="26"/>
        <w:szCs w:val="26"/>
      </w:rPr>
    </w:lvl>
    <w:lvl w:ilvl="2">
      <w:start w:val="1"/>
      <w:numFmt w:val="decimal"/>
      <w:lvlText w:val="%1.%2.%3"/>
      <w:lvlJc w:val="left"/>
      <w:pPr>
        <w:ind w:left="1080" w:hanging="720"/>
      </w:pPr>
      <w:rPr>
        <w:rFonts w:ascii="Arial" w:cs="Arial" w:eastAsia="Arial" w:hAnsi="Arial"/>
        <w:b w:val="1"/>
        <w:bCs w:val="1"/>
        <w:i w:val="0"/>
        <w:iCs w:val="0"/>
        <w:sz w:val="24"/>
        <w:szCs w:val="24"/>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1080" w:hanging="720"/>
      </w:pPr>
      <w:rPr/>
    </w:lvl>
    <w:lvl w:ilvl="1">
      <w:start w:val="1"/>
      <w:numFmt w:val="decimal"/>
      <w:lvlText w:val="%1.%2"/>
      <w:lvlJc w:val="left"/>
      <w:pPr>
        <w:ind w:left="1440" w:hanging="720"/>
      </w:pPr>
      <w:rPr>
        <w:rFonts w:ascii="Arial" w:cs="Arial" w:eastAsia="Arial" w:hAnsi="Arial"/>
        <w:b w:val="1"/>
        <w:bCs w:val="1"/>
        <w:i w:val="0"/>
        <w:iCs w:val="0"/>
        <w:sz w:val="26"/>
        <w:szCs w:val="26"/>
      </w:rPr>
    </w:lvl>
    <w:lvl w:ilvl="2">
      <w:start w:val="1"/>
      <w:numFmt w:val="lowerRoman"/>
      <w:lvlText w:val="%3."/>
      <w:lvlJc w:val="right"/>
      <w:pPr>
        <w:ind w:left="2520" w:hanging="360"/>
      </w:pPr>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0"/>
      <w:numFmt w:val="bullet"/>
      <w:lvlText w:val="-"/>
      <w:lvlJc w:val="left"/>
      <w:pPr>
        <w:ind w:left="1238" w:hanging="159"/>
      </w:pPr>
      <w:rPr>
        <w:rFonts w:ascii="Arial" w:cs="Arial" w:eastAsia="Arial" w:hAnsi="Arial"/>
        <w:b w:val="0"/>
        <w:bCs w:val="0"/>
        <w:i w:val="0"/>
        <w:iCs w:val="0"/>
        <w:sz w:val="26"/>
        <w:szCs w:val="26"/>
      </w:rPr>
    </w:lvl>
    <w:lvl w:ilvl="1">
      <w:start w:val="0"/>
      <w:numFmt w:val="bullet"/>
      <w:lvlText w:val="•"/>
      <w:lvlJc w:val="left"/>
      <w:pPr>
        <w:ind w:left="2124" w:hanging="159"/>
      </w:pPr>
      <w:rPr/>
    </w:lvl>
    <w:lvl w:ilvl="2">
      <w:start w:val="0"/>
      <w:numFmt w:val="bullet"/>
      <w:lvlText w:val="•"/>
      <w:lvlJc w:val="left"/>
      <w:pPr>
        <w:ind w:left="3008" w:hanging="158.99999999999955"/>
      </w:pPr>
      <w:rPr/>
    </w:lvl>
    <w:lvl w:ilvl="3">
      <w:start w:val="0"/>
      <w:numFmt w:val="bullet"/>
      <w:lvlText w:val="•"/>
      <w:lvlJc w:val="left"/>
      <w:pPr>
        <w:ind w:left="3892" w:hanging="159"/>
      </w:pPr>
      <w:rPr/>
    </w:lvl>
    <w:lvl w:ilvl="4">
      <w:start w:val="0"/>
      <w:numFmt w:val="bullet"/>
      <w:lvlText w:val="•"/>
      <w:lvlJc w:val="left"/>
      <w:pPr>
        <w:ind w:left="4776" w:hanging="159"/>
      </w:pPr>
      <w:rPr/>
    </w:lvl>
    <w:lvl w:ilvl="5">
      <w:start w:val="0"/>
      <w:numFmt w:val="bullet"/>
      <w:lvlText w:val="•"/>
      <w:lvlJc w:val="left"/>
      <w:pPr>
        <w:ind w:left="5660" w:hanging="159"/>
      </w:pPr>
      <w:rPr/>
    </w:lvl>
    <w:lvl w:ilvl="6">
      <w:start w:val="0"/>
      <w:numFmt w:val="bullet"/>
      <w:lvlText w:val="•"/>
      <w:lvlJc w:val="left"/>
      <w:pPr>
        <w:ind w:left="6544" w:hanging="159"/>
      </w:pPr>
      <w:rPr/>
    </w:lvl>
    <w:lvl w:ilvl="7">
      <w:start w:val="0"/>
      <w:numFmt w:val="bullet"/>
      <w:lvlText w:val="•"/>
      <w:lvlJc w:val="left"/>
      <w:pPr>
        <w:ind w:left="7428" w:hanging="159"/>
      </w:pPr>
      <w:rPr/>
    </w:lvl>
    <w:lvl w:ilvl="8">
      <w:start w:val="0"/>
      <w:numFmt w:val="bullet"/>
      <w:lvlText w:val="•"/>
      <w:lvlJc w:val="left"/>
      <w:pPr>
        <w:ind w:left="8312" w:hanging="158.99999999999818"/>
      </w:pPr>
      <w:rPr/>
    </w:lvl>
  </w:abstractNum>
  <w:abstractNum w:abstractNumId="27">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95" w:right="1495"/>
      <w:jc w:val="center"/>
    </w:pPr>
    <w:rPr>
      <w:b w:val="1"/>
      <w:bCs w:val="1"/>
      <w:sz w:val="72"/>
      <w:szCs w:val="72"/>
    </w:rPr>
  </w:style>
  <w:style w:type="paragraph" w:styleId="Heading2">
    <w:name w:val="heading 2"/>
    <w:basedOn w:val="Normal"/>
    <w:next w:val="Normal"/>
    <w:pPr>
      <w:spacing w:before="66" w:lineRule="auto"/>
      <w:ind w:left="1495" w:right="1495"/>
      <w:jc w:val="center"/>
    </w:pPr>
    <w:rPr>
      <w:rFonts w:ascii="Arial" w:cs="Arial" w:eastAsia="Arial" w:hAnsi="Arial"/>
      <w:sz w:val="72"/>
      <w:szCs w:val="72"/>
    </w:rPr>
  </w:style>
  <w:style w:type="paragraph" w:styleId="Heading3">
    <w:name w:val="heading 3"/>
    <w:basedOn w:val="Normal"/>
    <w:next w:val="Normal"/>
    <w:pPr>
      <w:spacing w:before="60" w:lineRule="auto"/>
      <w:ind w:left="360"/>
    </w:pPr>
    <w:rPr>
      <w:b w:val="1"/>
      <w:bCs w:val="1"/>
      <w:sz w:val="32"/>
      <w:szCs w:val="32"/>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4">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5">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1">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5">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2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21">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22">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6.png"/><Relationship Id="rId42" Type="http://schemas.openxmlformats.org/officeDocument/2006/relationships/image" Target="media/image30.jpg"/><Relationship Id="rId41" Type="http://schemas.openxmlformats.org/officeDocument/2006/relationships/image" Target="media/image29.png"/><Relationship Id="rId22" Type="http://schemas.openxmlformats.org/officeDocument/2006/relationships/image" Target="media/image24.png"/><Relationship Id="rId44" Type="http://schemas.openxmlformats.org/officeDocument/2006/relationships/hyperlink" Target="https://www.zawya.com/en/economy/north-africa/african-agribusiness-market-expected-to-reach-1tr-by-2030-ha77kb4y?utm_source=chatgpt.com" TargetMode="External"/><Relationship Id="rId21" Type="http://schemas.openxmlformats.org/officeDocument/2006/relationships/image" Target="media/image3.png"/><Relationship Id="rId43" Type="http://schemas.openxmlformats.org/officeDocument/2006/relationships/hyperlink" Target="https://www.businesstodayegypt.com/Article/1/5364/Entlaq-Launches-Egypt%E2%80%99s-1st-Agritech-Report?utm_source=chatgpt.com" TargetMode="External"/><Relationship Id="rId24" Type="http://schemas.openxmlformats.org/officeDocument/2006/relationships/image" Target="media/image8.png"/><Relationship Id="rId23" Type="http://schemas.openxmlformats.org/officeDocument/2006/relationships/image" Target="media/image5.png"/><Relationship Id="rId45" Type="http://schemas.openxmlformats.org/officeDocument/2006/relationships/hyperlink" Target="https://data.worldbank.org/country/egypt-arab-re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1.png"/><Relationship Id="rId25" Type="http://schemas.openxmlformats.org/officeDocument/2006/relationships/image" Target="media/image15.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27.png"/><Relationship Id="rId7" Type="http://schemas.openxmlformats.org/officeDocument/2006/relationships/image" Target="media/image11.jpg"/><Relationship Id="rId8" Type="http://schemas.openxmlformats.org/officeDocument/2006/relationships/image" Target="media/image16.png"/><Relationship Id="rId31" Type="http://schemas.openxmlformats.org/officeDocument/2006/relationships/image" Target="media/image22.jpg"/><Relationship Id="rId30" Type="http://schemas.openxmlformats.org/officeDocument/2006/relationships/image" Target="media/image17.jpg"/><Relationship Id="rId11" Type="http://schemas.openxmlformats.org/officeDocument/2006/relationships/footer" Target="footer4.xml"/><Relationship Id="rId33" Type="http://schemas.openxmlformats.org/officeDocument/2006/relationships/image" Target="media/image32.jpg"/><Relationship Id="rId10" Type="http://schemas.openxmlformats.org/officeDocument/2006/relationships/footer" Target="footer1.xml"/><Relationship Id="rId32" Type="http://schemas.openxmlformats.org/officeDocument/2006/relationships/image" Target="media/image2.png"/><Relationship Id="rId13" Type="http://schemas.openxmlformats.org/officeDocument/2006/relationships/image" Target="media/image19.png"/><Relationship Id="rId35" Type="http://schemas.openxmlformats.org/officeDocument/2006/relationships/image" Target="media/image1.jpg"/><Relationship Id="rId12" Type="http://schemas.openxmlformats.org/officeDocument/2006/relationships/image" Target="media/image18.png"/><Relationship Id="rId34" Type="http://schemas.openxmlformats.org/officeDocument/2006/relationships/image" Target="media/image7.jpg"/><Relationship Id="rId15" Type="http://schemas.openxmlformats.org/officeDocument/2006/relationships/image" Target="media/image9.png"/><Relationship Id="rId37" Type="http://schemas.openxmlformats.org/officeDocument/2006/relationships/image" Target="media/image13.jpg"/><Relationship Id="rId14" Type="http://schemas.openxmlformats.org/officeDocument/2006/relationships/image" Target="media/image23.png"/><Relationship Id="rId36" Type="http://schemas.openxmlformats.org/officeDocument/2006/relationships/image" Target="media/image12.png"/><Relationship Id="rId17" Type="http://schemas.openxmlformats.org/officeDocument/2006/relationships/image" Target="media/image26.png"/><Relationship Id="rId39" Type="http://schemas.openxmlformats.org/officeDocument/2006/relationships/image" Target="media/image10.jpg"/><Relationship Id="rId16" Type="http://schemas.openxmlformats.org/officeDocument/2006/relationships/image" Target="media/image25.png"/><Relationship Id="rId38" Type="http://schemas.openxmlformats.org/officeDocument/2006/relationships/image" Target="media/image20.png"/><Relationship Id="rId19" Type="http://schemas.openxmlformats.org/officeDocument/2006/relationships/image" Target="media/image1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foot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2025-10-22T00:00:00Z</vt:lpwstr>
  </property>
  <property fmtid="{D5CDD505-2E9C-101B-9397-08002B2CF9AE}" pid="3" name="Producer">
    <vt:lpwstr>Skia/PDF m143 Google Apps Renderer</vt:lpwstr>
  </property>
  <property fmtid="{D5CDD505-2E9C-101B-9397-08002B2CF9AE}" pid="4" name="LastSaved">
    <vt:lpwstr>2025-10-22T00:00:00Z</vt:lpwstr>
  </property>
</Properties>
</file>